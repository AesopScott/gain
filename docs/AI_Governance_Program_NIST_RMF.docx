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60"/>
          <w:szCs w:val="60"/>
        </w:rPr>
        <w:t xml:space="preserve">AI Governance Program</w:t>
      </w:r>
    </w:p>
    <w:p>
      <w:pPr>
        <w:spacing w:after="240" w:before="120"/>
        <w:jc w:val="center"/>
      </w:pPr>
      <w:r>
        <w:rPr>
          <w:color w:val="595959"/>
          <w:sz w:val="32"/>
          <w:szCs w:val="32"/>
        </w:rPr>
        <w:t xml:space="preserve">A Comprehensive Framework for Responsible AI</w:t>
      </w:r>
    </w:p>
    <w:p>
      <w:pPr>
        <w:spacing w:after="720" w:before="240"/>
        <w:jc w:val="center"/>
      </w:pPr>
      <w:r>
        <w:rPr>
          <w:i/>
          <w:iCs/>
          <w:color w:val="595959"/>
          <w:sz w:val="24"/>
          <w:szCs w:val="24"/>
        </w:rPr>
        <w:t xml:space="preserve">Soup-to-Nuts Implementation Guide</w:t>
      </w:r>
    </w:p>
    <w:p>
      <w:pPr>
        <w:pBdr>
          <w:bottom w:val="single" w:color="2E75B6" w:sz="8" w:space="4"/>
        </w:pBdr>
      </w:pPr>
      <w:r>
        <w:t xml:space="preserve"/>
      </w:r>
    </w:p>
    <w:p>
      <w:pPr>
        <w:spacing w:after="60" w:before="2400"/>
        <w:jc w:val="center"/>
      </w:pPr>
      <w:r>
        <w:rPr>
          <w:sz w:val="24"/>
          <w:szCs w:val="24"/>
        </w:rPr>
        <w:t xml:space="preserve">Prepared for: [Company Name]</w:t>
      </w:r>
    </w:p>
    <w:p>
      <w:pPr>
        <w:spacing w:after="60" w:before="60"/>
        <w:jc w:val="center"/>
      </w:pPr>
      <w:r>
        <w:rPr>
          <w:sz w:val="24"/>
          <w:szCs w:val="24"/>
        </w:rPr>
        <w:t xml:space="preserve">Version 1.0 — [Date]</w:t>
      </w:r>
    </w:p>
    <w:p>
      <w:pPr>
        <w:spacing w:after="60" w:before="60"/>
        <w:jc w:val="center"/>
      </w:pPr>
      <w:r>
        <w:rPr>
          <w:sz w:val="24"/>
          <w:szCs w:val="24"/>
        </w:rPr>
        <w:t xml:space="preserve">Owner: AI Governance Committee</w:t>
      </w:r>
    </w:p>
    <w:p>
      <w:r>
        <w:br w:type="page"/>
      </w:r>
    </w:p>
    <w:p>
      <w:pPr>
        <w:pStyle w:val="Heading1"/>
      </w:pPr>
      <w:r>
        <w:t xml:space="preserve">Document Control</w:t>
      </w:r>
    </w:p>
    <w:p>
      <w:pPr>
        <w:spacing w:after="60" w:before="60"/>
      </w:pPr>
      <w:r>
        <w:t xml:space="preserve">This document establishes the standards, structure, and operating model for the organization's AI Governance Program. It is intended to be adopted by executive leadership, operationalized by the AI Governance Committee, and referenced by all personnel who design, procure, deploy, or use AI systems on behalf of the organization.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Attribute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Detail</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Document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AI Officer / AI Risk Officer</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Approving Authority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 / Board Risk Committee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Effective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[MM/DD/YYYY]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 Cycle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plus triggered by material change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 Controlled Distribution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Related Policies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Enterprise Risk Policy, Information Security Policy, Data Governance Policy, Privacy Policy, Third-Party Risk Policy, Code of Conduct</w:t>
            </w:r>
          </w:p>
        </w:tc>
      </w:tr>
    </w:tbl>
    <w:p>
      <w:r>
        <w:t xml:space="preserve"/>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400"/>
        <w:gridCol w:w="3720"/>
      </w:tblGrid>
      <w:tr>
        <w:trPr>
          <w:tblHeader/>
        </w:trPr>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Date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Author</w:t>
            </w:r>
          </w:p>
        </w:tc>
        <w:tc>
          <w:tcPr>
            <w:tcW w:type="dxa" w:w="37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Summary of Changes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0.1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w:t>
            </w:r>
          </w:p>
        </w:tc>
        <w:tc>
          <w:tcPr>
            <w:tcW w:type="dxa" w:w="3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Initial draft</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w:t>
            </w:r>
          </w:p>
        </w:tc>
        <w:tc>
          <w:tcPr>
            <w:tcW w:type="dxa" w:w="3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Approved by AI Governance Committee</w:t>
            </w:r>
          </w:p>
        </w:tc>
      </w:tr>
    </w:tbl>
    <w:p>
      <w:pPr>
        <w:pStyle w:val="Heading1"/>
      </w:pPr>
      <w:r>
        <w:t xml:space="preserve">Table of Contents</w:t>
      </w:r>
    </w:p>
    <w:p>
      <w:r>
        <w:rPr>
          <w:i/>
          <w:iCs/>
          <w:color w:val="595959"/>
          <w:sz w:val="20"/>
          <w:szCs w:val="20"/>
        </w:rPr>
        <w:t xml:space="preserve">Use Microsoft Word's "Update Field" on the TOC below (right-click → Update Field → Update entire table) to populate page numbers.</w:t>
      </w:r>
    </w:p>
    <w:sdt>
      <w:sdtPr>
        <w:alias w:val="AI Governance Program —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Part I — Foundations</w:t>
      </w:r>
    </w:p>
    <w:p>
      <w:pPr>
        <w:spacing w:after="60" w:before="60"/>
      </w:pPr>
      <w:r>
        <w:t xml:space="preserve">Part I frames why AI governance matters now, what it is (and is not), and the vision, principles, and scope that anchor the program. It is written for executive audiences and provides the shared context the rest of the document builds on.</w:t>
      </w:r>
    </w:p>
    <w:p>
      <w:pPr>
        <w:pStyle w:val="Heading1"/>
        <w:pageBreakBefore/>
      </w:pPr>
      <w:r>
        <w:t xml:space="preserve">1. Executive Summary</w:t>
      </w:r>
    </w:p>
    <w:p>
      <w:pPr>
        <w:spacing w:after="60" w:before="60"/>
      </w:pPr>
      <w:r>
        <w:t xml:space="preserve">AI has moved from pilot to production in nearly every function of the modern enterprise. That shift changes the risk picture. Models that write customer emails, screen résumés, approve credit lines, or triage patients are no longer isolated experiments — they are operational systems making consequential decisions at scale. Regulators, customers, employees, and boards are demanding assurance that those systems are used responsibly, are accurate and fair, respect privacy and intellectual property, and are subject to meaningful human oversight.</w:t>
      </w:r>
    </w:p>
    <w:p>
      <w:pPr>
        <w:spacing w:after="60" w:before="60"/>
      </w:pPr>
      <w:r>
        <w:t xml:space="preserve">An AI Governance Program is the organized set of policies, people, processes, and controls that make responsible AI operational — not aspirational. It provides the authority to say yes to the right uses of AI, the discipline to say no to the wrong ones, and the evidence to prove it.</w:t>
      </w:r>
    </w:p>
    <w:p>
      <w:pPr>
        <w:pStyle w:val="Heading2"/>
      </w:pPr>
      <w:r>
        <w:t xml:space="preserve">1.1 What This Document Delivers</w:t>
      </w:r>
    </w:p>
    <w:p>
      <w:pPr>
        <w:spacing w:after="60" w:before="60"/>
      </w:pPr>
      <w:r>
        <w:t xml:space="preserve">This document is a complete, end-to-end blueprint. It walks a company through every aspect of standing up an AI Governance Program, including:</w:t>
      </w:r>
    </w:p>
    <w:p>
      <w:pPr>
        <w:pStyle w:val="ListParagraph"/>
        <w:numPr>
          <w:ilvl w:val="0"/>
          <w:numId w:val="2"/>
        </w:numPr>
        <w:spacing w:after="40" w:before="40"/>
      </w:pPr>
      <w:r>
        <w:t xml:space="preserve">A business case and maturity model suitable for executive and board approval.</w:t>
      </w:r>
    </w:p>
    <w:p>
      <w:pPr>
        <w:pStyle w:val="ListParagraph"/>
        <w:numPr>
          <w:ilvl w:val="0"/>
          <w:numId w:val="2"/>
        </w:numPr>
        <w:spacing w:after="40" w:before="40"/>
      </w:pPr>
      <w:r>
        <w:t xml:space="preserve">A methodology for selecting the right regulatory and standards posture (NIST AI RMF, ISO/IEC 42001, EU AI Act, and sector-specific regimes such as HIPAA, GLBA, SOX, FERPA, and others).</w:t>
      </w:r>
    </w:p>
    <w:p>
      <w:pPr>
        <w:pStyle w:val="ListParagraph"/>
        <w:numPr>
          <w:ilvl w:val="0"/>
          <w:numId w:val="2"/>
        </w:numPr>
        <w:spacing w:after="40" w:before="40"/>
      </w:pPr>
      <w:r>
        <w:t xml:space="preserve">A governance operating model — committee charter, roles, RACI, decision rights, and escalation paths.</w:t>
      </w:r>
    </w:p>
    <w:p>
      <w:pPr>
        <w:pStyle w:val="ListParagraph"/>
        <w:numPr>
          <w:ilvl w:val="0"/>
          <w:numId w:val="2"/>
        </w:numPr>
        <w:spacing w:after="40" w:before="40"/>
      </w:pPr>
      <w:r>
        <w:t xml:space="preserve">A policy library covering the core AI policies every organization needs.</w:t>
      </w:r>
    </w:p>
    <w:p>
      <w:pPr>
        <w:pStyle w:val="ListParagraph"/>
        <w:numPr>
          <w:ilvl w:val="0"/>
          <w:numId w:val="2"/>
        </w:numPr>
        <w:spacing w:after="40" w:before="40"/>
      </w:pPr>
      <w:r>
        <w:t xml:space="preserve">An AI system inventory and risk classification scheme.</w:t>
      </w:r>
    </w:p>
    <w:p>
      <w:pPr>
        <w:pStyle w:val="ListParagraph"/>
        <w:numPr>
          <w:ilvl w:val="0"/>
          <w:numId w:val="2"/>
        </w:numPr>
        <w:spacing w:after="40" w:before="40"/>
      </w:pPr>
      <w:r>
        <w:t xml:space="preserve">Lifecycle controls that apply from ideation through retirement, with gates and required artifacts at each stage.</w:t>
      </w:r>
    </w:p>
    <w:p>
      <w:pPr>
        <w:pStyle w:val="ListParagraph"/>
        <w:numPr>
          <w:ilvl w:val="0"/>
          <w:numId w:val="2"/>
        </w:numPr>
        <w:spacing w:after="40" w:before="40"/>
      </w:pPr>
      <w:r>
        <w:t xml:space="preserve">Data, third-party, human oversight, transparency, monitoring, incident, training, and metrics programs.</w:t>
      </w:r>
    </w:p>
    <w:p>
      <w:pPr>
        <w:pStyle w:val="ListParagraph"/>
        <w:numPr>
          <w:ilvl w:val="0"/>
          <w:numId w:val="2"/>
        </w:numPr>
        <w:spacing w:after="40" w:before="40"/>
      </w:pPr>
      <w:r>
        <w:t xml:space="preserve">A phased implementation roadmap and maturity model.</w:t>
      </w:r>
    </w:p>
    <w:p>
      <w:pPr>
        <w:pStyle w:val="ListParagraph"/>
        <w:numPr>
          <w:ilvl w:val="0"/>
          <w:numId w:val="2"/>
        </w:numPr>
        <w:spacing w:after="40" w:before="40"/>
      </w:pPr>
      <w:r>
        <w:t xml:space="preserve">Sample artifacts — charter, intake form, impact assessment, risk register, model card, vendor questionnaire, incident form, RACI, training curriculum, and glossary — to accelerate adoption.</w:t>
      </w:r>
    </w:p>
    <w:p>
      <w:pPr>
        <w:pStyle w:val="Heading2"/>
      </w:pPr>
      <w:r>
        <w:t xml:space="preserve">1.2 The Seven Commitments</w:t>
      </w:r>
    </w:p>
    <w:p>
      <w:pPr>
        <w:spacing w:after="60" w:before="60"/>
      </w:pPr>
      <w:r>
        <w:t xml:space="preserve">At its core, the program is anchored in seven commitments that the organization makes about the AI systems it builds, buys, and uses:</w:t>
      </w:r>
    </w:p>
    <w:p>
      <w:pPr>
        <w:pStyle w:val="ListParagraph"/>
        <w:numPr>
          <w:ilvl w:val="0"/>
          <w:numId w:val="3"/>
        </w:numPr>
        <w:spacing w:after="40" w:before="40"/>
      </w:pPr>
      <w:r>
        <w:t xml:space="preserve">Lawful and ethical: AI systems comply with applicable law and with the organization's own stated values.</w:t>
      </w:r>
    </w:p>
    <w:p>
      <w:pPr>
        <w:pStyle w:val="ListParagraph"/>
        <w:numPr>
          <w:ilvl w:val="0"/>
          <w:numId w:val="3"/>
        </w:numPr>
        <w:spacing w:after="40" w:before="40"/>
      </w:pPr>
      <w:r>
        <w:t xml:space="preserve">Purposeful: Every AI use case has a documented business purpose and measurable success criteria.</w:t>
      </w:r>
    </w:p>
    <w:p>
      <w:pPr>
        <w:pStyle w:val="ListParagraph"/>
        <w:numPr>
          <w:ilvl w:val="0"/>
          <w:numId w:val="3"/>
        </w:numPr>
        <w:spacing w:after="40" w:before="40"/>
      </w:pPr>
      <w:r>
        <w:t xml:space="preserve">Accountable: Every AI system has a named human owner who is responsible for its behavior in production.</w:t>
      </w:r>
    </w:p>
    <w:p>
      <w:pPr>
        <w:pStyle w:val="ListParagraph"/>
        <w:numPr>
          <w:ilvl w:val="0"/>
          <w:numId w:val="3"/>
        </w:numPr>
        <w:spacing w:after="40" w:before="40"/>
      </w:pPr>
      <w:r>
        <w:t xml:space="preserve">Fair and inclusive: AI systems are tested and monitored for disparate impact across the people they affect.</w:t>
      </w:r>
    </w:p>
    <w:p>
      <w:pPr>
        <w:pStyle w:val="ListParagraph"/>
        <w:numPr>
          <w:ilvl w:val="0"/>
          <w:numId w:val="3"/>
        </w:numPr>
        <w:spacing w:after="40" w:before="40"/>
      </w:pPr>
      <w:r>
        <w:t xml:space="preserve">Transparent and explainable: Affected individuals know when they are interacting with AI and can understand, challenge, or escalate its output.</w:t>
      </w:r>
    </w:p>
    <w:p>
      <w:pPr>
        <w:pStyle w:val="ListParagraph"/>
        <w:numPr>
          <w:ilvl w:val="0"/>
          <w:numId w:val="3"/>
        </w:numPr>
        <w:spacing w:after="40" w:before="40"/>
      </w:pPr>
      <w:r>
        <w:t xml:space="preserve">Secure and resilient: AI systems are protected from misuse, adversarial attack, and failure, and can be rolled back safely.</w:t>
      </w:r>
    </w:p>
    <w:p>
      <w:pPr>
        <w:pStyle w:val="ListParagraph"/>
        <w:numPr>
          <w:ilvl w:val="0"/>
          <w:numId w:val="3"/>
        </w:numPr>
        <w:spacing w:after="40" w:before="40"/>
      </w:pPr>
      <w:r>
        <w:t xml:space="preserve">Continuously governed: Risk assessment, monitoring, and review continue after deployment, not just before it.</w:t>
      </w:r>
    </w:p>
    <w:p>
      <w:pPr>
        <w:pStyle w:val="Heading2"/>
      </w:pPr>
      <w:r>
        <w:t xml:space="preserve">1.3 Summary of the Operating Model</w:t>
      </w:r>
    </w:p>
    <w:p>
      <w:pPr>
        <w:spacing w:after="60" w:before="60"/>
      </w:pPr>
      <w:r>
        <w:t xml:space="preserve">The program is executed through a three-tier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Body</w:t>
            </w:r>
          </w:p>
        </w:tc>
        <w:tc>
          <w:tcPr>
            <w:tcW w:type="dxa" w:w="4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Primary Responsibility</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Strategic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 (AIGC)</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Sets policy, approves high-risk use cases, ratifies risk appetite, oversees program performance, reports to the Board.</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Review Working Group (AIRWG)</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Reviews use cases, performs AI impact assessments, approves medium-risk deployments, manages the risk register and inventory.</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Owners &amp; Product Teams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 test, deploy, document, and monitor AI systems per policy; escalate issues to AIRWG and AIGC.</w:t>
            </w:r>
          </w:p>
        </w:tc>
      </w:tr>
    </w:tbl>
    <w:p>
      <w:pPr>
        <w:pStyle w:val="Heading2"/>
      </w:pPr>
      <w:r>
        <w:t xml:space="preserve">1.4 Recommended First 90 Days</w:t>
      </w:r>
    </w:p>
    <w:p>
      <w:pPr>
        <w:spacing w:after="60" w:before="60"/>
      </w:pPr>
      <w:r>
        <w:t xml:space="preserve">If this is the first time the organization has formalized AI governance, the following sequence delivers visible progress quickly while laying durable foundations:</w:t>
      </w:r>
    </w:p>
    <w:p>
      <w:pPr>
        <w:pStyle w:val="ListParagraph"/>
        <w:numPr>
          <w:ilvl w:val="0"/>
          <w:numId w:val="3"/>
        </w:numPr>
        <w:spacing w:after="40" w:before="40"/>
      </w:pPr>
      <w:r>
        <w:t xml:space="preserve">Days 1–30: Establish the AI Governance Committee, adopt guiding principles, stand up an initial AI use-case inventory, and issue an interim generative-AI acceptable-use standard.</w:t>
      </w:r>
    </w:p>
    <w:p>
      <w:pPr>
        <w:pStyle w:val="ListParagraph"/>
        <w:numPr>
          <w:ilvl w:val="0"/>
          <w:numId w:val="3"/>
        </w:numPr>
        <w:spacing w:after="40" w:before="40"/>
      </w:pPr>
      <w:r>
        <w:t xml:space="preserve">Days 31–60: Select and ratify target standards (e.g., NIST AI RMF as the operating framework, ISO/IEC 42001 as the management-system target, plus sector overlays). Publish the Master AI Policy and the AI Use Case Intake process.</w:t>
      </w:r>
    </w:p>
    <w:p>
      <w:pPr>
        <w:pStyle w:val="ListParagraph"/>
        <w:numPr>
          <w:ilvl w:val="0"/>
          <w:numId w:val="3"/>
        </w:numPr>
        <w:spacing w:after="40" w:before="40"/>
      </w:pPr>
      <w:r>
        <w:t xml:space="preserve">Days 61–90: Risk-tier existing use cases, complete impact assessments on anything high-risk, pilot the model-card and monitoring standards on two flagship systems, and present a program dashboard to the Executive Leadership Team.</w:t>
      </w:r>
    </w:p>
    <w:p>
      <w:pPr>
        <w:pStyle w:val="Heading1"/>
        <w:pageBreakBefore/>
      </w:pPr>
      <w:r>
        <w:t xml:space="preserve">2. Introduction to AI Governance</w:t>
      </w:r>
    </w:p>
    <w:p>
      <w:pPr>
        <w:pStyle w:val="Heading2"/>
      </w:pPr>
      <w:r>
        <w:t xml:space="preserve">2.1 Why Now</w:t>
      </w:r>
    </w:p>
    <w:p>
      <w:pPr>
        <w:spacing w:after="60" w:before="60"/>
      </w:pPr>
      <w:r>
        <w:t xml:space="preserve">Three forces have converged to make AI governance a present-tense priority rather than a future-tense concern:</w:t>
      </w:r>
    </w:p>
    <w:p>
      <w:pPr>
        <w:pStyle w:val="ListParagraph"/>
        <w:numPr>
          <w:ilvl w:val="0"/>
          <w:numId w:val="2"/>
        </w:numPr>
        <w:spacing w:after="40" w:before="40"/>
      </w:pPr>
      <w:r>
        <w:t xml:space="preserve">Scale: Foundation models and off-the-shelf AI services have lowered the cost and skill required to deploy AI to near zero. AI is now being introduced by individual employees, by SaaS vendors embedding new features, and by procurement — often without the knowledge of IT or risk functions.</w:t>
      </w:r>
    </w:p>
    <w:p>
      <w:pPr>
        <w:pStyle w:val="ListParagraph"/>
        <w:numPr>
          <w:ilvl w:val="0"/>
          <w:numId w:val="2"/>
        </w:numPr>
        <w:spacing w:after="40" w:before="40"/>
      </w:pPr>
      <w:r>
        <w:t xml:space="preserve">Regulation: Jurisdictions around the world have moved from guidance to law. The EU AI Act, state-level AI laws in the U.S. (e.g., Colorado, Illinois, New York City), and sector regulators (financial services, health, employment, education) are all imposing specific, auditable obligations.</w:t>
      </w:r>
    </w:p>
    <w:p>
      <w:pPr>
        <w:pStyle w:val="ListParagraph"/>
        <w:numPr>
          <w:ilvl w:val="0"/>
          <w:numId w:val="2"/>
        </w:numPr>
        <w:spacing w:after="40" w:before="40"/>
      </w:pPr>
      <w:r>
        <w:t xml:space="preserve">Stakeholder expectation: Customers, employees, investors, and boards increasingly expect organizations to demonstrate responsible AI practices, not just claim them. Contract language, RFPs, and due diligence questionnaires now routinely ask for AI governance evidence.</w:t>
      </w:r>
    </w:p>
    <w:p>
      <w:pPr>
        <w:pStyle w:val="Heading2"/>
      </w:pPr>
      <w:r>
        <w:t xml:space="preserve">2.2 What AI Governance Is</w:t>
      </w:r>
    </w:p>
    <w:p>
      <w:pPr>
        <w:spacing w:after="60" w:before="60"/>
      </w:pPr>
      <w:r>
        <w:t xml:space="preserve">AI governance is the structured set of policies, people, processes, and controls that direct how an organization develops, acquires, deploys, uses, monitors, and retires AI systems so that they deliver business value while staying within legal, ethical, and risk tolerances.</w:t>
      </w:r>
    </w:p>
    <w:p>
      <w:pPr>
        <w:spacing w:after="60" w:before="60"/>
      </w:pPr>
      <w:r>
        <w:t xml:space="preserve">It sits at the intersection of enterprise risk management, information security, privacy, legal, data governance, procurement, HR, and business operations. It does not replace those functions — it coordinates them around AI as a distinct source of risk and value.</w:t>
      </w:r>
    </w:p>
    <w:p>
      <w:pPr>
        <w:pStyle w:val="Heading2"/>
      </w:pPr>
      <w:r>
        <w:t xml:space="preserve">2.3 What AI Governance Is Not</w:t>
      </w:r>
    </w:p>
    <w:p>
      <w:pPr>
        <w:pStyle w:val="ListParagraph"/>
        <w:numPr>
          <w:ilvl w:val="0"/>
          <w:numId w:val="2"/>
        </w:numPr>
        <w:spacing w:after="40" w:before="40"/>
      </w:pPr>
      <w:r>
        <w:t xml:space="preserve">It is not a ban on AI. A governance program that blocks value is not governance — it is abdication.</w:t>
      </w:r>
    </w:p>
    <w:p>
      <w:pPr>
        <w:pStyle w:val="ListParagraph"/>
        <w:numPr>
          <w:ilvl w:val="0"/>
          <w:numId w:val="2"/>
        </w:numPr>
        <w:spacing w:after="40" w:before="40"/>
      </w:pPr>
      <w:r>
        <w:t xml:space="preserve">It is not a one-time checklist. AI systems change their behavior as data and users change. Governance must be continuous.</w:t>
      </w:r>
    </w:p>
    <w:p>
      <w:pPr>
        <w:pStyle w:val="ListParagraph"/>
        <w:numPr>
          <w:ilvl w:val="0"/>
          <w:numId w:val="2"/>
        </w:numPr>
        <w:spacing w:after="40" w:before="40"/>
      </w:pPr>
      <w:r>
        <w:t xml:space="preserve">It is not the responsibility of a single function. Legal alone cannot govern AI. Neither can data science alone, nor security alone.</w:t>
      </w:r>
    </w:p>
    <w:p>
      <w:pPr>
        <w:pStyle w:val="ListParagraph"/>
        <w:numPr>
          <w:ilvl w:val="0"/>
          <w:numId w:val="2"/>
        </w:numPr>
        <w:spacing w:after="40" w:before="40"/>
      </w:pPr>
      <w:r>
        <w:t xml:space="preserve">It is not only about generative AI. Predictive, decision-support, computer vision, and automation systems often carry equal or greater risk.</w:t>
      </w:r>
    </w:p>
    <w:p>
      <w:pPr>
        <w:pStyle w:val="Heading2"/>
      </w:pPr>
      <w:r>
        <w:t xml:space="preserve">2.4 Relationship to Existing Risk Frameworks</w:t>
      </w:r>
    </w:p>
    <w:p>
      <w:pPr>
        <w:spacing w:after="60" w:before="60"/>
      </w:pPr>
      <w:r>
        <w:t xml:space="preserve">AI governance should be an overlay on existing enterprise risk infrastructure — not a parallel track. The program leverages:</w:t>
      </w:r>
    </w:p>
    <w:p>
      <w:pPr>
        <w:pStyle w:val="ListParagraph"/>
        <w:numPr>
          <w:ilvl w:val="0"/>
          <w:numId w:val="2"/>
        </w:numPr>
        <w:spacing w:after="40" w:before="40"/>
      </w:pPr>
      <w:r>
        <w:t xml:space="preserve">Enterprise Risk Management (ERM) for risk appetite and aggregation.</w:t>
      </w:r>
    </w:p>
    <w:p>
      <w:pPr>
        <w:pStyle w:val="ListParagraph"/>
        <w:numPr>
          <w:ilvl w:val="0"/>
          <w:numId w:val="2"/>
        </w:numPr>
        <w:spacing w:after="40" w:before="40"/>
      </w:pPr>
      <w:r>
        <w:t xml:space="preserve">Information Security for model, data, and infrastructure protection.</w:t>
      </w:r>
    </w:p>
    <w:p>
      <w:pPr>
        <w:pStyle w:val="ListParagraph"/>
        <w:numPr>
          <w:ilvl w:val="0"/>
          <w:numId w:val="2"/>
        </w:numPr>
        <w:spacing w:after="40" w:before="40"/>
      </w:pPr>
      <w:r>
        <w:t xml:space="preserve">Privacy / Data Protection for lawful basis, notice, minimization, and rights handling.</w:t>
      </w:r>
    </w:p>
    <w:p>
      <w:pPr>
        <w:pStyle w:val="ListParagraph"/>
        <w:numPr>
          <w:ilvl w:val="0"/>
          <w:numId w:val="2"/>
        </w:numPr>
        <w:spacing w:after="40" w:before="40"/>
      </w:pPr>
      <w:r>
        <w:t xml:space="preserve">Third-Party Risk Management for vendor due diligence and ongoing oversight.</w:t>
      </w:r>
    </w:p>
    <w:p>
      <w:pPr>
        <w:pStyle w:val="ListParagraph"/>
        <w:numPr>
          <w:ilvl w:val="0"/>
          <w:numId w:val="2"/>
        </w:numPr>
        <w:spacing w:after="40" w:before="40"/>
      </w:pPr>
      <w:r>
        <w:t xml:space="preserve">Model Risk Management (where it exists, e.g., SR 11-7 in banking) as a proven template extended to non-regulated models.</w:t>
      </w:r>
    </w:p>
    <w:p>
      <w:pPr>
        <w:pStyle w:val="ListParagraph"/>
        <w:numPr>
          <w:ilvl w:val="0"/>
          <w:numId w:val="2"/>
        </w:numPr>
        <w:spacing w:after="40" w:before="40"/>
      </w:pPr>
      <w:r>
        <w:t xml:space="preserve">Software Development Lifecycle (SDLC) and DevOps for gates, artifacts, and release discipline.</w:t>
      </w:r>
    </w:p>
    <w:p>
      <w:pPr>
        <w:pStyle w:val="Heading1"/>
        <w:pageBreakBefore/>
      </w:pPr>
      <w:r>
        <w:t xml:space="preserve">3. Business Case and Strategic Value</w:t>
      </w:r>
    </w:p>
    <w:p>
      <w:pPr>
        <w:spacing w:after="60" w:before="60"/>
      </w:pPr>
      <w:r>
        <w:t xml:space="preserve">A governance program that is framed only as a cost center will not attract the executive sponsorship or the cross-functional buy-in required to succeed. Frame it as a value creation function:</w:t>
      </w:r>
    </w:p>
    <w:p>
      <w:pPr>
        <w:pStyle w:val="Heading2"/>
      </w:pPr>
      <w:r>
        <w:t xml:space="preserve">3.1 Value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Value Driver</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How Governance Contributes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Speed to deployment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clear intake, tiering, and approval path reduces ambiguity and decision latency. High-risk use cases get scrutiny; low-risk use cases get green-lit quickly.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Reduced rework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Requirements around data, documentation, testing, and monitoring are known up front, not discovered at launch.</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Regulatory readiness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Evidence is produced as a byproduct of the process, not scrambled for during an audit, examination, or incident.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and partner trust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organization can answer AI-related diligence questions, RFPs, and contractual representations with confidence.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Talent attraction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Builders and researchers prefer working in environments with clear, reasonable guardrails over environments with either no rules or reactive shutdowns.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avoidance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Early detection of bias, privacy, IP, security, safety, and reputational issues avoids costly remediation, litigation, and regulatory penalty.</w:t>
            </w:r>
          </w:p>
        </w:tc>
      </w:tr>
    </w:tbl>
    <w:p>
      <w:pPr>
        <w:pStyle w:val="Heading2"/>
      </w:pPr>
      <w:r>
        <w:t xml:space="preserve">3.2 Cost of Inaction</w:t>
      </w:r>
    </w:p>
    <w:p>
      <w:pPr>
        <w:spacing w:after="60" w:before="60"/>
      </w:pPr>
      <w:r>
        <w:t xml:space="preserve">The cost of not governing AI rarely shows up on a line item — it shows up as a tax on velocity, as incidents that erode brand, and as opportunities that competitors capture. Common failure modes the program is designed to prevent include:</w:t>
      </w:r>
    </w:p>
    <w:p>
      <w:pPr>
        <w:pStyle w:val="ListParagraph"/>
        <w:numPr>
          <w:ilvl w:val="0"/>
          <w:numId w:val="2"/>
        </w:numPr>
        <w:spacing w:after="40" w:before="40"/>
      </w:pPr>
      <w:r>
        <w:t xml:space="preserve">Shadow AI: Employees using unsanctioned tools with sensitive data, creating undisclosed data egress and IP exposure.</w:t>
      </w:r>
    </w:p>
    <w:p>
      <w:pPr>
        <w:pStyle w:val="ListParagraph"/>
        <w:numPr>
          <w:ilvl w:val="0"/>
          <w:numId w:val="2"/>
        </w:numPr>
        <w:spacing w:after="40" w:before="40"/>
      </w:pPr>
      <w:r>
        <w:t xml:space="preserve">Vendor AI surprise: A SaaS vendor quietly enables a generative-AI feature that trains on customer content, exposing the organization to disclosure and IP claims.</w:t>
      </w:r>
    </w:p>
    <w:p>
      <w:pPr>
        <w:pStyle w:val="ListParagraph"/>
        <w:numPr>
          <w:ilvl w:val="0"/>
          <w:numId w:val="2"/>
        </w:numPr>
        <w:spacing w:after="40" w:before="40"/>
      </w:pPr>
      <w:r>
        <w:t xml:space="preserve">Discrimination exposure: A screening model has disparate impact on a protected class and is discovered during an agency investigation or class-action complaint.</w:t>
      </w:r>
    </w:p>
    <w:p>
      <w:pPr>
        <w:pStyle w:val="ListParagraph"/>
        <w:numPr>
          <w:ilvl w:val="0"/>
          <w:numId w:val="2"/>
        </w:numPr>
        <w:spacing w:after="40" w:before="40"/>
      </w:pPr>
      <w:r>
        <w:t xml:space="preserve">Hallucination harm: A customer-facing assistant gives legally or medically incorrect information, and there is no evidence of prior testing, disclosure, or human-fallback.</w:t>
      </w:r>
    </w:p>
    <w:p>
      <w:pPr>
        <w:pStyle w:val="ListParagraph"/>
        <w:numPr>
          <w:ilvl w:val="0"/>
          <w:numId w:val="2"/>
        </w:numPr>
        <w:spacing w:after="40" w:before="40"/>
      </w:pPr>
      <w:r>
        <w:t xml:space="preserve">Model drift: A risk model's accuracy has quietly degraded over six quarters and no one is monitoring it.</w:t>
      </w:r>
    </w:p>
    <w:p>
      <w:pPr>
        <w:pStyle w:val="Heading2"/>
      </w:pPr>
      <w:r>
        <w:t xml:space="preserve">3.3 Value Realization</w:t>
      </w:r>
    </w:p>
    <w:p>
      <w:pPr>
        <w:spacing w:after="60" w:before="60"/>
      </w:pPr>
      <w:r>
        <w:t xml:space="preserve">Use the following framework to quantify program value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Metric</w:t>
            </w:r>
          </w:p>
        </w:tc>
        <w:tc>
          <w:tcPr>
            <w:tcW w:type="dxa" w:w="2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Target</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Speed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Median days from intake to deployment approval (by tier)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&lt; 10 (low) / &lt; 30 (med) / &lt; 60 (high)</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Coverage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AI systems in the enterprise inventory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95% by end of Year 1</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Quality</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high-risk systems with current impact assessment and model card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100%</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Assurance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production systems with live monitoring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90%</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Resilience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Median time to detect AI incidents (MTTD)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&lt; 24 hours</w:t>
            </w:r>
          </w:p>
        </w:tc>
      </w:tr>
      <w:tr>
        <w:trPr>
          <w:tblHeader w:val="false"/>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Culture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of personnel completing annual AI-use training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100% of applicable population</w:t>
            </w:r>
          </w:p>
        </w:tc>
      </w:tr>
    </w:tbl>
    <w:p>
      <w:pPr>
        <w:pStyle w:val="Heading1"/>
        <w:pageBreakBefore/>
      </w:pPr>
      <w:r>
        <w:t xml:space="preserve">4. Program Vision, Principles, and Objectives</w:t>
      </w:r>
    </w:p>
    <w:p>
      <w:pPr>
        <w:pStyle w:val="Heading2"/>
      </w:pPr>
      <w:r>
        <w:t xml:space="preserve">4.1 Vision</w:t>
      </w:r>
    </w:p>
    <w:p>
      <w:pPr>
        <w:pBdr>
          <w:left w:val="single" w:color="2E75B6" w:sz="18" w:space="12"/>
        </w:pBdr>
        <w:spacing w:after="120" w:before="120"/>
        <w:ind w:left="720" w:right="720"/>
      </w:pPr>
      <w:r>
        <w:rPr>
          <w:i/>
          <w:iCs/>
          <w:color w:val="595959"/>
        </w:rPr>
        <w:t xml:space="preserve">To ensure that every AI system we build, buy, or use advances the organization's mission, protects the people we serve and employ, complies with the law, and earns the trust of our customers, regulators, and communities.</w:t>
      </w:r>
    </w:p>
    <w:p>
      <w:pPr>
        <w:pStyle w:val="Heading2"/>
      </w:pPr>
      <w:r>
        <w:t xml:space="preserve">4.2 Guiding Principles</w:t>
      </w:r>
    </w:p>
    <w:p>
      <w:pPr>
        <w:spacing w:after="60" w:before="60"/>
      </w:pPr>
      <w:r>
        <w:t xml:space="preserve">The following ten principles are the non-negotiables of the program. They inform every policy and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Principle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Operational Meaning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Human-centered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serves humans. Any deployment that displaces meaningful human judgment in a consequential decision requires explicit approval and safeguards.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Lawful by design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and regulatory requirements are identified before development begins — not retrofitted.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Purposeful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 AI for AI's sake. Every system has a documented problem statement, success criteria, and owner.</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Accountable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Named human owners are responsible for every production system.</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 Fair and non-discriminatory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Systems that affect people are tested for disparate impact and monitored continuously.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 Private and data-minimized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Personal and confidential data is used only where necessary, with lawful basis, with minimal scope, and with appropriate protection.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7. Transparent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Affected individuals know when AI is being used and have a path to meaningful redress.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8. Secure and resilient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is treated as a first-class asset in the security program, including threat modeling, adversarial testing, and incident response.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9. Continuously governed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Approval is not a one-time event; monitoring, re-assessment, and retirement are part of the lifecycle.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10. Evidence-based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Claims about AI systems are supported by documented testing, not assertions.</w:t>
            </w:r>
          </w:p>
        </w:tc>
      </w:tr>
    </w:tbl>
    <w:p>
      <w:pPr>
        <w:pStyle w:val="Heading2"/>
      </w:pPr>
      <w:r>
        <w:t xml:space="preserve">4.3 Program Objectives</w:t>
      </w:r>
    </w:p>
    <w:p>
      <w:pPr>
        <w:spacing w:after="60" w:before="60"/>
      </w:pPr>
      <w:r>
        <w:t xml:space="preserve">The program is accountable for the following measurable objectives:</w:t>
      </w:r>
    </w:p>
    <w:p>
      <w:pPr>
        <w:pStyle w:val="ListParagraph"/>
        <w:numPr>
          <w:ilvl w:val="0"/>
          <w:numId w:val="3"/>
        </w:numPr>
        <w:spacing w:after="40" w:before="40"/>
      </w:pPr>
      <w:r>
        <w:t xml:space="preserve">Maintain a complete inventory of AI systems used by, for, or against the organization.</w:t>
      </w:r>
    </w:p>
    <w:p>
      <w:pPr>
        <w:pStyle w:val="ListParagraph"/>
        <w:numPr>
          <w:ilvl w:val="0"/>
          <w:numId w:val="3"/>
        </w:numPr>
        <w:spacing w:after="40" w:before="40"/>
      </w:pPr>
      <w:r>
        <w:t xml:space="preserve">Ensure every in-scope AI system is classified, risk-assessed, and assigned an owner before production use.</w:t>
      </w:r>
    </w:p>
    <w:p>
      <w:pPr>
        <w:pStyle w:val="ListParagraph"/>
        <w:numPr>
          <w:ilvl w:val="0"/>
          <w:numId w:val="3"/>
        </w:numPr>
        <w:spacing w:after="40" w:before="40"/>
      </w:pPr>
      <w:r>
        <w:t xml:space="preserve">Keep policies current with applicable law and selected standards.</w:t>
      </w:r>
    </w:p>
    <w:p>
      <w:pPr>
        <w:pStyle w:val="ListParagraph"/>
        <w:numPr>
          <w:ilvl w:val="0"/>
          <w:numId w:val="3"/>
        </w:numPr>
        <w:spacing w:after="40" w:before="40"/>
      </w:pPr>
      <w:r>
        <w:t xml:space="preserve">Deliver role-based training to every person whose work is touched by AI.</w:t>
      </w:r>
    </w:p>
    <w:p>
      <w:pPr>
        <w:pStyle w:val="ListParagraph"/>
        <w:numPr>
          <w:ilvl w:val="0"/>
          <w:numId w:val="3"/>
        </w:numPr>
        <w:spacing w:after="40" w:before="40"/>
      </w:pPr>
      <w:r>
        <w:t xml:space="preserve">Operate a monitoring and assurance capability that can detect, investigate, and remediate AI issues in a defined time window.</w:t>
      </w:r>
    </w:p>
    <w:p>
      <w:pPr>
        <w:pStyle w:val="ListParagraph"/>
        <w:numPr>
          <w:ilvl w:val="0"/>
          <w:numId w:val="3"/>
        </w:numPr>
        <w:spacing w:after="40" w:before="40"/>
      </w:pPr>
      <w:r>
        <w:t xml:space="preserve">Report program performance and material AI risks to the Executive Leadership Team monthly and to the Board quarterly.</w:t>
      </w:r>
    </w:p>
    <w:p>
      <w:pPr>
        <w:pStyle w:val="Heading1"/>
        <w:pageBreakBefore/>
      </w:pPr>
      <w:r>
        <w:t xml:space="preserve">5. Scope, Definitions, and Key Terms</w:t>
      </w:r>
    </w:p>
    <w:p>
      <w:pPr>
        <w:pStyle w:val="Heading2"/>
      </w:pPr>
      <w:r>
        <w:t xml:space="preserve">5.1 In Scope</w:t>
      </w:r>
    </w:p>
    <w:p>
      <w:pPr>
        <w:spacing w:after="60" w:before="60"/>
      </w:pPr>
      <w:r>
        <w:t xml:space="preserve">The program applies to any AI system that is:</w:t>
      </w:r>
    </w:p>
    <w:p>
      <w:pPr>
        <w:pStyle w:val="ListParagraph"/>
        <w:numPr>
          <w:ilvl w:val="0"/>
          <w:numId w:val="2"/>
        </w:numPr>
        <w:spacing w:after="40" w:before="40"/>
      </w:pPr>
      <w:r>
        <w:t xml:space="preserve">Developed by the organization for internal or external use.</w:t>
      </w:r>
    </w:p>
    <w:p>
      <w:pPr>
        <w:pStyle w:val="ListParagraph"/>
        <w:numPr>
          <w:ilvl w:val="0"/>
          <w:numId w:val="2"/>
        </w:numPr>
        <w:spacing w:after="40" w:before="40"/>
      </w:pPr>
      <w:r>
        <w:t xml:space="preserve">Procured from a vendor (commercial or open source) and deployed by the organization.</w:t>
      </w:r>
    </w:p>
    <w:p>
      <w:pPr>
        <w:pStyle w:val="ListParagraph"/>
        <w:numPr>
          <w:ilvl w:val="0"/>
          <w:numId w:val="2"/>
        </w:numPr>
        <w:spacing w:after="40" w:before="40"/>
      </w:pPr>
      <w:r>
        <w:t xml:space="preserve">Embedded in a third-party product or service the organization uses, where that feature processes organizational data or makes decisions affecting the organization, its customers, employees, or partners.</w:t>
      </w:r>
    </w:p>
    <w:p>
      <w:pPr>
        <w:pStyle w:val="ListParagraph"/>
        <w:numPr>
          <w:ilvl w:val="0"/>
          <w:numId w:val="2"/>
        </w:numPr>
        <w:spacing w:after="40" w:before="40"/>
      </w:pPr>
      <w:r>
        <w:t xml:space="preserve">Used by employees or contractors on behalf of the organization, including via personal or unsanctioned accounts when organizational data is involved.</w:t>
      </w:r>
    </w:p>
    <w:p>
      <w:pPr>
        <w:pStyle w:val="Heading2"/>
      </w:pPr>
      <w:r>
        <w:t xml:space="preserve">5.2 Out of Scope</w:t>
      </w:r>
    </w:p>
    <w:p>
      <w:pPr>
        <w:pStyle w:val="ListParagraph"/>
        <w:numPr>
          <w:ilvl w:val="0"/>
          <w:numId w:val="2"/>
        </w:numPr>
        <w:spacing w:after="40" w:before="40"/>
      </w:pPr>
      <w:r>
        <w:t xml:space="preserve">Purely statistical analytics and deterministic business rules without adaptive or inferential components.</w:t>
      </w:r>
    </w:p>
    <w:p>
      <w:pPr>
        <w:pStyle w:val="ListParagraph"/>
        <w:numPr>
          <w:ilvl w:val="0"/>
          <w:numId w:val="2"/>
        </w:numPr>
        <w:spacing w:after="40" w:before="40"/>
      </w:pPr>
      <w:r>
        <w:t xml:space="preserve">Personal, non-work use of AI by employees that does not involve organizational data or identity.</w:t>
      </w:r>
    </w:p>
    <w:p>
      <w:pPr>
        <w:pStyle w:val="ListParagraph"/>
        <w:numPr>
          <w:ilvl w:val="0"/>
          <w:numId w:val="2"/>
        </w:numPr>
        <w:spacing w:after="40" w:before="40"/>
      </w:pPr>
      <w:r>
        <w:t xml:space="preserve">Academic or pre-commercial research that is isolated from production systems, customers, employees, and real personal data (this is governed by separate research protocols).</w:t>
      </w:r>
    </w:p>
    <w:p>
      <w:pPr>
        <w:pStyle w:val="Heading2"/>
      </w:pPr>
      <w:r>
        <w:t xml:space="preserve">5.3 Working Definition of AI</w:t>
      </w:r>
    </w:p>
    <w:p>
      <w:pPr>
        <w:spacing w:after="60" w:before="60"/>
      </w:pPr>
      <w:r>
        <w:t xml:space="preserve">For the purposes of this program, an AI system is any engineered system that uses techniques — including but not limited to machine learning, deep learning, natural language processing, computer vision, reinforcement learning, generative models, expert systems, and autonomous agents — to generate outputs (predictions, classifications, content, recommendations, decisions, or actions) influencing real or virtual environments, based on patterns learned from or defined in data.</w:t>
      </w:r>
    </w:p>
    <w:p>
      <w:pPr>
        <w:spacing w:after="60" w:before="60"/>
      </w:pPr>
      <w:r>
        <w:t xml:space="preserve">This is intentionally broad and aligned with OECD, NIST, and ISO definitions. When in doubt about scope, the AI Review Working Group makes the determination.</w:t>
      </w:r>
    </w:p>
    <w:p>
      <w:pPr>
        <w:pStyle w:val="Heading2"/>
      </w:pPr>
      <w:r>
        <w:t xml:space="preserve">5.4 Key Terms</w:t>
      </w:r>
    </w:p>
    <w:p>
      <w:pPr>
        <w:spacing w:after="60" w:before="60"/>
      </w:pPr>
      <w:r>
        <w:t xml:space="preserve">A full glossary is provided in Appendix K. A short list of terms used throughout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Term</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Definition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System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See 5.3.</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Case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specific application of an AI system to a defined business problem or population.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trained artifact (e.g., a set of weights, a rule set, a pipeline) that produces AI outputs.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named individual accountable for a specific model or system in production.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 Assessment (AIA)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structured evaluation of an AI use case's potential harms and benefits across defined dimensions.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Tier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 of an AI use case as Prohibited, High, Medium, or Low based on risk criteria (see §9).</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standardized document describing a model's intended use, limitations, data, testing, and monitoring.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Shadow AI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Unsanctioned use of AI tools or services with organizational data, typically outside approved channels.</w:t>
            </w:r>
          </w:p>
        </w:tc>
      </w:tr>
    </w:tbl>
    <w:p>
      <w:pPr>
        <w:pStyle w:val="Heading1"/>
        <w:pageBreakBefore/>
      </w:pPr>
      <w:r>
        <w:t xml:space="preserve">Part II — Regulatory and Framework Landscape</w:t>
      </w:r>
    </w:p>
    <w:p>
      <w:pPr>
        <w:spacing w:after="60" w:before="60"/>
      </w:pPr>
      <w:r>
        <w:t xml:space="preserve">Part II provides a working knowledge of the major regulatory and standards frameworks, a methodology for choosing the ones that apply to a given organization, and guidance on mapping obligations to program controls.</w:t>
      </w:r>
    </w:p>
    <w:p>
      <w:pPr>
        <w:pStyle w:val="Heading1"/>
        <w:pageBreakBefore/>
      </w:pPr>
      <w:r>
        <w:t xml:space="preserve">6. Standards, Regulations, and Framework Selection</w:t>
      </w:r>
    </w:p>
    <w:p>
      <w:pPr>
        <w:pStyle w:val="Heading2"/>
      </w:pPr>
      <w:r>
        <w:t xml:space="preserve">6.1 Principle: Standards Serve the Program, Not the Other Way Around</w:t>
      </w:r>
    </w:p>
    <w:p>
      <w:pPr>
        <w:spacing w:after="60" w:before="60"/>
      </w:pPr>
      <w:r>
        <w:t xml:space="preserve">The right frameworks for a company depend on where it operates, what sectors it serves, the nature of its data, and the risk appetite of its leadership. The program adopts a layered approach: a primary operating framework, a management-system standard for auditable maturity, plus specific regulatory and sector overlays.</w:t>
      </w:r>
    </w:p>
    <w:p>
      <w:pPr>
        <w:pStyle w:val="Heading2"/>
      </w:pPr>
      <w:r>
        <w:t xml:space="preserve">6.2 Primary Frameworks</w:t>
      </w:r>
    </w:p>
    <w:p>
      <w:pPr>
        <w:pStyle w:val="Heading3"/>
      </w:pPr>
      <w:r>
        <w:t xml:space="preserve">6.2.1 NIST AI Risk Management Framework (AI RMF 1.0) and Generative AI Profile</w:t>
      </w:r>
    </w:p>
    <w:p>
      <w:pPr>
        <w:spacing w:after="60" w:before="60"/>
      </w:pPr>
      <w:r>
        <w:t xml:space="preserve">Published by the U.S. National Institute of Standards and Technology, the AI RMF is a voluntary, risk-based framework organized around four functions — Govern, Map, Measure, and Manage — that together describe how to identify, assess, and reduce AI risk across the lifecycle. NIST also publishes a companion Generative AI Profile that adapts the framework to the specific risks of generative models (confabulation, data leakage, content integrity, intellectual property, and cybersecurity misuse).</w:t>
      </w:r>
    </w:p>
    <w:p>
      <w:pPr>
        <w:spacing w:after="60" w:before="60"/>
      </w:pPr>
      <w:r>
        <w:t xml:space="preserve">Used as: the operating framework for how the program thinks about AI risk.</w:t>
      </w:r>
    </w:p>
    <w:p>
      <w:pPr>
        <w:spacing w:after="60" w:before="60"/>
        <w:rPr>
          <w:ins w:id="21" w:author="Claude" w:date="2026-04-18T00:00:00Z"/>
        </w:rPr>
      </w:pPr>
      <w:ins w:id="22" w:author="Claude" w:date="2026-04-18T00:00:00Z">
        <w:r>
          <w:rPr>
            <w:b/>
            <w:bCs/>
          </w:rPr>
          <w:t xml:space="preserve">NIST AI RMF 1.0 core function crosswalk — how this program operationalises each function:</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ins w:id="4" w:author="Claude" w:date="2026-04-18T00:00:00Z"/>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ins w:id="1" w:author="Claude" w:date="2026-04-18T00:00:00Z">
              <w:r>
                <w:rPr>
                  <w:b/>
                  <w:bCs/>
                  <w:color w:val="FFFFFF"/>
                </w:rPr>
                <w:t xml:space="preserve">Function</w:t>
              </w:r>
            </w:ins>
          </w:p>
        </w:tc>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ins w:id="2" w:author="Claude" w:date="2026-04-18T00:00:00Z">
              <w:r>
                <w:rPr>
                  <w:b/>
                  <w:bCs/>
                  <w:color w:val="FFFFFF"/>
                </w:rPr>
                <w:t xml:space="preserve">Description</w:t>
              </w:r>
            </w:ins>
          </w:p>
        </w:tc>
        <w:tc>
          <w:tcPr>
            <w:tcW w:type="dxa" w:w="3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ins w:id="3" w:author="Claude" w:date="2026-04-18T00:00:00Z">
              <w:r>
                <w:rPr>
                  <w:b/>
                  <w:bCs/>
                  <w:color w:val="FFFFFF"/>
                </w:rPr>
                <w:t xml:space="preserve">Maps to program section(s)</w:t>
              </w:r>
            </w:ins>
          </w:p>
        </w:tc>
      </w:tr>
      <w:tr>
        <w:trPr>
          <w:ins w:id="8" w:author="Claude" w:date="2026-04-18T00:00:00Z"/>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5" w:author="Claude" w:date="2026-04-18T00:00:00Z">
              <w:r>
                <w:rPr/>
                <w:t xml:space="preserve">GOVERN</w:t>
              </w:r>
            </w:ins>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6" w:author="Claude" w:date="2026-04-18T00:00:00Z">
              <w:r>
                <w:rPr/>
                <w:t xml:space="preserve">Policies, accountability structures, culture, third-party controls, workforce DEI.</w:t>
              </w:r>
            </w:ins>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7" w:author="Claude" w:date="2026-04-18T00:00:00Z">
              <w:r>
                <w:rPr/>
                <w:t xml:space="preserve">§7 Structure, §8 Policy, §18 Training</w:t>
              </w:r>
            </w:ins>
          </w:p>
        </w:tc>
      </w:tr>
      <w:tr>
        <w:trPr>
          <w:ins w:id="12" w:author="Claude" w:date="2026-04-18T00:00:00Z"/>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9" w:author="Claude" w:date="2026-04-18T00:00:00Z">
              <w:r>
                <w:rPr/>
                <w:t xml:space="preserve">MAP</w:t>
              </w:r>
            </w:ins>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0" w:author="Claude" w:date="2026-04-18T00:00:00Z">
              <w:r>
                <w:rPr/>
                <w:t xml:space="preserve">Context, categorisation, capabilities, impact characterisation.</w:t>
              </w:r>
            </w:ins>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1" w:author="Claude" w:date="2026-04-18T00:00:00Z">
              <w:r>
                <w:rPr/>
                <w:t xml:space="preserve">§5 Scope, §9 Inventory, §10.2 Assessment, §11 Lifecycle</w:t>
              </w:r>
            </w:ins>
          </w:p>
        </w:tc>
      </w:tr>
      <w:tr>
        <w:trPr>
          <w:ins w:id="16" w:author="Claude" w:date="2026-04-18T00:00:00Z"/>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3" w:author="Claude" w:date="2026-04-18T00:00:00Z">
              <w:r>
                <w:rPr/>
                <w:t xml:space="preserve">MEASURE</w:t>
              </w:r>
            </w:ins>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4" w:author="Claude" w:date="2026-04-18T00:00:00Z">
              <w:r>
                <w:rPr/>
                <w:t xml:space="preserve">TEVV (test, evaluation, verification, validation) and trustworthiness metrics.</w:t>
              </w:r>
            </w:ins>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5" w:author="Claude" w:date="2026-04-18T00:00:00Z">
              <w:r>
                <w:rPr/>
                <w:t xml:space="preserve">§11 Lifecycle gates G3/G4, §16 Monitoring &amp; Assurance</w:t>
              </w:r>
            </w:ins>
          </w:p>
        </w:tc>
      </w:tr>
      <w:tr>
        <w:trPr>
          <w:ins w:id="20" w:author="Claude" w:date="2026-04-18T00:00:00Z"/>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7" w:author="Claude" w:date="2026-04-18T00:00:00Z">
              <w:r>
                <w:rPr/>
                <w:t xml:space="preserve">MANAGE</w:t>
              </w:r>
            </w:ins>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8" w:author="Claude" w:date="2026-04-18T00:00:00Z">
              <w:r>
                <w:rPr/>
                <w:t xml:space="preserve">Prioritise, respond, recover, communicate; disengage when needed.</w:t>
              </w:r>
            </w:ins>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ins w:id="19" w:author="Claude" w:date="2026-04-18T00:00:00Z">
              <w:r>
                <w:rPr/>
                <w:t xml:space="preserve">§10.4 Risk Register, §17 Incident, §11.2.7 Retirement</w:t>
              </w:r>
            </w:ins>
          </w:p>
        </w:tc>
      </w:tr>
    </w:tbl>
    <w:p>
      <w:pPr>
        <w:pStyle w:val="Heading3"/>
      </w:pPr>
      <w:r>
        <w:t xml:space="preserve">6.2.2 ISO/IEC 42001:2023 — AI Management System</w:t>
      </w:r>
    </w:p>
    <w:p>
      <w:pPr>
        <w:spacing w:after="60" w:before="60"/>
      </w:pPr>
      <w:r>
        <w:t xml:space="preserve">ISO/IEC 42001 is a management-system standard, analogous to ISO 27001 for information security or ISO 9001 for quality. It specifies requirements for establishing, implementing, maintaining, and continually improving an AI management system. It is auditable and certifiable.</w:t>
      </w:r>
    </w:p>
    <w:p>
      <w:pPr>
        <w:spacing w:after="60" w:before="60"/>
      </w:pPr>
      <w:r>
        <w:t xml:space="preserve">Used as: the target state for formal certification of the management system — provides external assurance and a structured improvement cycle.</w:t>
      </w:r>
    </w:p>
    <w:p>
      <w:pPr>
        <w:pStyle w:val="Heading3"/>
      </w:pPr>
      <w:r>
        <w:t xml:space="preserve">6.2.3 EU Artificial Intelligence Act</w:t>
      </w:r>
    </w:p>
    <w:p>
      <w:pPr>
        <w:spacing w:after="60" w:before="60"/>
      </w:pPr>
      <w:r>
        <w:t xml:space="preserve">The EU AI Act imposes risk-based obligations that vary by the classification of the AI system (unacceptable, high, limited, minimal risk) and by the actor's role in the value chain (provider, deployer, importer, distributor). It applies extraterritorially to any organization whose AI system's output is used in the EU.</w:t>
      </w:r>
    </w:p>
    <w:p>
      <w:pPr>
        <w:spacing w:after="60" w:before="60"/>
      </w:pPr>
      <w:r>
        <w:t xml:space="preserve">Used as: the binding legal regime for any AI system that interacts with EU persons, data, or markets, including obligations on transparency, risk management, data and data governance, technical documentation, record-keeping, human oversight, accuracy, robustness, cybersecurity, conformity assessment, post-market monitoring, and serious incident reporting.</w:t>
      </w:r>
    </w:p>
    <w:p>
      <w:pPr>
        <w:pStyle w:val="Heading3"/>
      </w:pPr>
      <w:r>
        <w:t xml:space="preserve">6.2.4 Other Notable Frameworks</w:t>
      </w:r>
    </w:p>
    <w:p>
      <w:pPr>
        <w:pStyle w:val="ListParagraph"/>
        <w:numPr>
          <w:ilvl w:val="0"/>
          <w:numId w:val="2"/>
        </w:numPr>
        <w:spacing w:after="40" w:before="40"/>
      </w:pPr>
      <w:r>
        <w:t xml:space="preserve">OECD AI Principles and the G7 Hiroshima Process — principle-based international expectations.</w:t>
      </w:r>
    </w:p>
    <w:p>
      <w:pPr>
        <w:pStyle w:val="ListParagraph"/>
        <w:numPr>
          <w:ilvl w:val="0"/>
          <w:numId w:val="2"/>
        </w:numPr>
        <w:spacing w:after="40" w:before="40"/>
      </w:pPr>
      <w:r>
        <w:t xml:space="preserve">ISO/IEC 23894 — guidance on AI risk management, complementary to NIST AI RMF.</w:t>
      </w:r>
    </w:p>
    <w:p>
      <w:pPr>
        <w:pStyle w:val="ListParagraph"/>
        <w:numPr>
          <w:ilvl w:val="0"/>
          <w:numId w:val="2"/>
        </w:numPr>
        <w:spacing w:after="40" w:before="40"/>
      </w:pPr>
      <w:r>
        <w:t xml:space="preserve">ISO/IEC 23053 — framework for AI systems using ML.</w:t>
      </w:r>
    </w:p>
    <w:p>
      <w:pPr>
        <w:pStyle w:val="ListParagraph"/>
        <w:numPr>
          <w:ilvl w:val="0"/>
          <w:numId w:val="2"/>
        </w:numPr>
        <w:spacing w:after="40" w:before="40"/>
      </w:pPr>
      <w:r>
        <w:t xml:space="preserve">U.S. OMB memoranda on federal AI use (M-24-10 and successors) — if contracting with the federal government.</w:t>
      </w:r>
    </w:p>
    <w:p>
      <w:pPr>
        <w:pStyle w:val="ListParagraph"/>
        <w:numPr>
          <w:ilvl w:val="0"/>
          <w:numId w:val="2"/>
        </w:numPr>
        <w:spacing w:after="40" w:before="40"/>
      </w:pPr>
      <w:r>
        <w:t xml:space="preserve">NIST SP 800-218A — secure software development practices for AI.</w:t>
      </w:r>
    </w:p>
    <w:p>
      <w:pPr>
        <w:pStyle w:val="Heading2"/>
      </w:pPr>
      <w:r>
        <w:t xml:space="preserve">6.3 Sector and Horizontal Regulatory Overlays</w:t>
      </w:r>
    </w:p>
    <w:p>
      <w:pPr>
        <w:spacing w:after="60" w:before="60"/>
      </w:pPr>
      <w:r>
        <w:t xml:space="preserve">On top of the operating frameworks, a company layers regulation that applies because of its sector, its data, or its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Regime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When It Applies / What It Requires (Summary)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HIPAA / HITECH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Health information. Requires BAAs with vendors, minimum necessary use, safeguards, breach notification. AI trained on PHI requires special scrutiny.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GLBA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 institutions and service providers. Safeguards rule and privacy rule implications for AI handling customer financial information.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SOX</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Public companies. AI used in financial reporting or ICFR processes is subject to ICFR controls and external audit.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FERPA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Education records. AI in EdTech must respect student records protections, parental rights, and school-official exception scope.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FCRA / ECOA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Consumer reporting and credit decisions. Adverse action notices, disparate impact, and reason-code requirements for AI-assisted credit decisions.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EEOC / ADA / Title VII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Employment-related AI (recruiting, screening, performance, monitoring). Disparate impact testing, reasonable accommodation, notice to candidates.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NYC Local Law 144, Colorado AI Act, Illinois BIPA/AI, Washington MyHealth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Jurisdiction-specific obligations including bias audits, consumer notices, and biometric consent.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GDPR / State Privacy Laws (CCPA/CPRA, CPA, VCDPA,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Lawful basis, transparency, rights handling (access, deletion, opt-out of automated decisioning/profiling), DPIAs, international transfers.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PCI DSS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If AI processes cardholder data, scope and segmentation rules apply.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FTC Section 5</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Unfair or deceptive AI practices, including exaggerated capability claims, unsupported fairness claims, and undisclosed use of consumer data for training.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(EAR/ITAR) and Sanctions (OFAC)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of models, weights, and AI-enabled products; use in sanctioned jurisdictions.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Copyright and IP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rights, output IP ownership, vendor indemnities, and trade secret protection.</w:t>
            </w:r>
          </w:p>
        </w:tc>
      </w:tr>
    </w:tbl>
    <w:p>
      <w:pPr>
        <w:pStyle w:val="Heading2"/>
      </w:pPr>
      <w:r>
        <w:t xml:space="preserve">6.4 Framework Selection Methodology</w:t>
      </w:r>
    </w:p>
    <w:p>
      <w:pPr>
        <w:spacing w:after="60" w:before="60"/>
      </w:pPr>
      <w:r>
        <w:t xml:space="preserve">The framework selection process is conducted by the AI Governance Committee with input from Legal, Privacy, Security, Risk, Compliance, and business units. It is repeated annually and whenever the organization materially changes its footprint.</w:t>
      </w:r>
    </w:p>
    <w:p>
      <w:pPr>
        <w:pStyle w:val="Heading3"/>
      </w:pPr>
      <w:r>
        <w:t xml:space="preserve">6.4.1 Inputs</w:t>
      </w:r>
    </w:p>
    <w:p>
      <w:pPr>
        <w:pStyle w:val="ListParagraph"/>
        <w:numPr>
          <w:ilvl w:val="0"/>
          <w:numId w:val="2"/>
        </w:numPr>
        <w:spacing w:after="40" w:before="40"/>
      </w:pPr>
      <w:r>
        <w:t xml:space="preserve">Business profile: sectors, products, customer base, geographies, workforce composition.</w:t>
      </w:r>
    </w:p>
    <w:p>
      <w:pPr>
        <w:pStyle w:val="ListParagraph"/>
        <w:numPr>
          <w:ilvl w:val="0"/>
          <w:numId w:val="2"/>
        </w:numPr>
        <w:spacing w:after="40" w:before="40"/>
      </w:pPr>
      <w:r>
        <w:t xml:space="preserve">Data profile: categories of data processed (PHI, student records, financial, biometric, children's data, etc.).</w:t>
      </w:r>
    </w:p>
    <w:p>
      <w:pPr>
        <w:pStyle w:val="ListParagraph"/>
        <w:numPr>
          <w:ilvl w:val="0"/>
          <w:numId w:val="2"/>
        </w:numPr>
        <w:spacing w:after="40" w:before="40"/>
      </w:pPr>
      <w:r>
        <w:t xml:space="preserve">AI use profile: current and near-term AI use cases, including HR, customer-facing, financial decisioning, safety-critical, and high-volume content generation.</w:t>
      </w:r>
    </w:p>
    <w:p>
      <w:pPr>
        <w:pStyle w:val="ListParagraph"/>
        <w:numPr>
          <w:ilvl w:val="0"/>
          <w:numId w:val="2"/>
        </w:numPr>
        <w:spacing w:after="40" w:before="40"/>
      </w:pPr>
      <w:r>
        <w:t xml:space="preserve">Stakeholder profile: contractual obligations to customers, partners, and regulators.</w:t>
      </w:r>
    </w:p>
    <w:p>
      <w:pPr>
        <w:pStyle w:val="ListParagraph"/>
        <w:numPr>
          <w:ilvl w:val="0"/>
          <w:numId w:val="2"/>
        </w:numPr>
        <w:spacing w:after="40" w:before="40"/>
      </w:pPr>
      <w:r>
        <w:t xml:space="preserve">Risk appetite: the Board-approved statement of how much residual AI risk the organization is prepared to accept.</w:t>
      </w:r>
    </w:p>
    <w:p>
      <w:pPr>
        <w:pStyle w:val="Heading3"/>
      </w:pPr>
      <w:r>
        <w:t xml:space="preserve">6.4.2 Process</w:t>
      </w:r>
    </w:p>
    <w:p>
      <w:pPr>
        <w:pStyle w:val="ListParagraph"/>
        <w:numPr>
          <w:ilvl w:val="0"/>
          <w:numId w:val="3"/>
        </w:numPr>
        <w:spacing w:after="40" w:before="40"/>
      </w:pPr>
      <w:r>
        <w:t xml:space="preserve">Profile the organization using Appendix A (Framework Selection Worksheet).</w:t>
      </w:r>
    </w:p>
    <w:p>
      <w:pPr>
        <w:pStyle w:val="ListParagraph"/>
        <w:numPr>
          <w:ilvl w:val="0"/>
          <w:numId w:val="3"/>
        </w:numPr>
        <w:spacing w:after="40" w:before="40"/>
      </w:pPr>
      <w:r>
        <w:t xml:space="preserve">Map each profile dimension to candidate frameworks and regulations.</w:t>
      </w:r>
    </w:p>
    <w:p>
      <w:pPr>
        <w:pStyle w:val="ListParagraph"/>
        <w:numPr>
          <w:ilvl w:val="0"/>
          <w:numId w:val="3"/>
        </w:numPr>
        <w:spacing w:after="40" w:before="40"/>
      </w:pPr>
      <w:r>
        <w:t xml:space="preserve">Designate one primary operating framework (default: NIST AI RMF).</w:t>
      </w:r>
    </w:p>
    <w:p>
      <w:pPr>
        <w:pStyle w:val="ListParagraph"/>
        <w:numPr>
          <w:ilvl w:val="0"/>
          <w:numId w:val="3"/>
        </w:numPr>
        <w:spacing w:after="40" w:before="40"/>
      </w:pPr>
      <w:r>
        <w:t xml:space="preserve">Designate a management-system target (default: ISO/IEC 42001, certified or self-attested based on appetite).</w:t>
      </w:r>
    </w:p>
    <w:p>
      <w:pPr>
        <w:pStyle w:val="ListParagraph"/>
        <w:numPr>
          <w:ilvl w:val="0"/>
          <w:numId w:val="3"/>
        </w:numPr>
        <w:spacing w:after="40" w:before="40"/>
      </w:pPr>
      <w:r>
        <w:t xml:space="preserve">Enumerate jurisdiction and sector overlays that apply (e.g., EU AI Act, HIPAA).</w:t>
      </w:r>
    </w:p>
    <w:p>
      <w:pPr>
        <w:pStyle w:val="ListParagraph"/>
        <w:numPr>
          <w:ilvl w:val="0"/>
          <w:numId w:val="3"/>
        </w:numPr>
        <w:spacing w:after="40" w:before="40"/>
      </w:pPr>
      <w:r>
        <w:t xml:space="preserve">Document gaps between current posture and target posture; this gap list feeds the roadmap.</w:t>
      </w:r>
    </w:p>
    <w:p>
      <w:pPr>
        <w:pStyle w:val="ListParagraph"/>
        <w:numPr>
          <w:ilvl w:val="0"/>
          <w:numId w:val="3"/>
        </w:numPr>
        <w:spacing w:after="40" w:before="40"/>
      </w:pPr>
      <w:r>
        <w:t xml:space="preserve">Obtain AIGC and Legal sign-off on the selected posture; publish it as an appendix to this program.</w:t>
      </w:r>
    </w:p>
    <w:p>
      <w:pPr>
        <w:pStyle w:val="Heading3"/>
      </w:pPr>
      <w:r>
        <w:t xml:space="preserve">6.4.3 Output</w:t>
      </w:r>
    </w:p>
    <w:p>
      <w:pPr>
        <w:spacing w:after="60" w:before="60"/>
      </w:pPr>
      <w:r>
        <w:t xml:space="preserve">The output is a one-page Framework Posture Statement that declares, for the record: the operating framework, the management-system target, the applicable jurisdiction and sector regimes, the risk appetite statement, and the target maturity level and date. A sample template is in Appendix A.</w:t>
      </w:r>
    </w:p>
    <w:p>
      <w:pPr>
        <w:pStyle w:val="Heading2"/>
      </w:pPr>
      <w:r>
        <w:t xml:space="preserve">6.5 Mapping Obligations to Controls</w:t>
      </w:r>
    </w:p>
    <w:p>
      <w:pPr>
        <w:spacing w:after="60" w:before="60"/>
      </w:pPr>
      <w:r>
        <w:t xml:space="preserve">Once the posture is selected, every obligation from every applicable regime is mapped to one or more program controls. This is done in a Control Mapping Matrix. Maintaining this matrix (typically in a GRC tool) prevents duplicated effort, makes audits dramatically easier, and surfaces gaps. Example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Obligation</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Program Control(s)</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Evidence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 oversight of high-risk AI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14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§4; Lifecycle §11 gate H3; Role: Model Owner</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approval; reviewer log; override procedure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 assessment before use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 MAP; ISO 42001 §6.1.4; CO AI Act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Appendix D AIA; AIRWG approval</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Completed AIA; AIRWG minutes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Transparency to affected persons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50; state laws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§7; UI disclosure standard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Screenshot/UX audit; complaint log</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audit (hiring)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NYC Local Law 144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§H; independent audit</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Auditor report; public summary</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Post-market 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Art. 72; NIST MANAGE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§16; drift dashboard</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Dashboards; alert tickets</w:t>
            </w:r>
          </w:p>
        </w:tc>
      </w:tr>
    </w:tbl>
    <w:p>
      <w:pPr>
        <w:pStyle w:val="Heading1"/>
        <w:pageBreakBefore/>
      </w:pPr>
      <w:r>
        <w:t xml:space="preserve">Part III — Governance Operating Model</w:t>
      </w:r>
    </w:p>
    <w:p>
      <w:pPr>
        <w:spacing w:after="60" w:before="60"/>
      </w:pPr>
      <w:r>
        <w:t xml:space="preserve">Part III defines the governance structure, policies, inventory, and risk classification that make the program operational across every business unit.</w:t>
      </w:r>
    </w:p>
    <w:p>
      <w:pPr>
        <w:pStyle w:val="Heading1"/>
        <w:pageBreakBefore/>
      </w:pPr>
      <w:r>
        <w:t xml:space="preserve">7. Governance Structure, Roles, and Responsibilities</w:t>
      </w:r>
    </w:p>
    <w:p>
      <w:pPr>
        <w:pStyle w:val="Heading2"/>
      </w:pPr>
      <w:r>
        <w:t xml:space="preserve">7.1 Three-Tier Structure</w:t>
      </w:r>
    </w:p>
    <w:p>
      <w:pPr>
        <w:spacing w:after="60" w:before="60"/>
      </w:pPr>
      <w:r>
        <w:t xml:space="preserve">Governance is delivered through three tiers: Strategic, Operational, and Execution. Each tier has defined membership, decision rights, and cadence.</w:t>
      </w:r>
    </w:p>
    <w:p>
      <w:pPr>
        <w:pStyle w:val="Heading3"/>
      </w:pPr>
      <w:r>
        <w:t xml:space="preserve">7.1.1 Strategic Tier — AI Governance Committee (AIGC)</w:t>
      </w:r>
    </w:p>
    <w:p>
      <w:pPr>
        <w:pStyle w:val="ListParagraph"/>
        <w:numPr>
          <w:ilvl w:val="0"/>
          <w:numId w:val="2"/>
        </w:numPr>
        <w:spacing w:after="40" w:before="40"/>
      </w:pPr>
      <w:r>
        <w:t xml:space="preserve">Membership: CEO or designate (Chair), Chief AI Officer / AI Risk Officer (Secretariat), General Counsel, CIO/CTO, Chief Information Security Officer, Chief Privacy Officer, Chief Risk Officer, Chief Human Resources Officer, Chief Compliance Officer, heads of major business units.</w:t>
      </w:r>
    </w:p>
    <w:p>
      <w:pPr>
        <w:pStyle w:val="ListParagraph"/>
        <w:numPr>
          <w:ilvl w:val="0"/>
          <w:numId w:val="2"/>
        </w:numPr>
        <w:spacing w:after="40" w:before="40"/>
      </w:pPr>
      <w:r>
        <w:t xml:space="preserve">Cadence: Monthly, with a quarterly report to the Board Risk or Audit Committee.</w:t>
      </w:r>
    </w:p>
    <w:p>
      <w:pPr>
        <w:pStyle w:val="ListParagraph"/>
        <w:numPr>
          <w:ilvl w:val="0"/>
          <w:numId w:val="2"/>
        </w:numPr>
        <w:spacing w:after="40" w:before="40"/>
      </w:pPr>
      <w:r>
        <w:t xml:space="preserve">Decision rights: Approves the Master AI Policy, annual program budget, risk appetite statement, framework posture, and all high-risk use cases. Ratifies escalations from AIRWG. Owns the Board reporting line.</w:t>
      </w:r>
    </w:p>
    <w:p>
      <w:pPr>
        <w:pStyle w:val="Heading3"/>
      </w:pPr>
      <w:r>
        <w:t xml:space="preserve">7.1.2 Operational Tier — AI Review Working Group (AIRWG)</w:t>
      </w:r>
    </w:p>
    <w:p>
      <w:pPr>
        <w:pStyle w:val="ListParagraph"/>
        <w:numPr>
          <w:ilvl w:val="0"/>
          <w:numId w:val="2"/>
        </w:numPr>
        <w:spacing w:after="40" w:before="40"/>
      </w:pPr>
      <w:r>
        <w:t xml:space="preserve">Membership: AI Risk Officer (Chair), representatives from Legal, Privacy, Security, Data Governance, Procurement, Model Risk, HR, and business units; plus technical SMEs (Data Science, ML Engineering, Platform).</w:t>
      </w:r>
    </w:p>
    <w:p>
      <w:pPr>
        <w:pStyle w:val="ListParagraph"/>
        <w:numPr>
          <w:ilvl w:val="0"/>
          <w:numId w:val="2"/>
        </w:numPr>
        <w:spacing w:after="40" w:before="40"/>
      </w:pPr>
      <w:r>
        <w:t xml:space="preserve">Cadence: Weekly or bi-weekly.</w:t>
      </w:r>
    </w:p>
    <w:p>
      <w:pPr>
        <w:pStyle w:val="ListParagraph"/>
        <w:numPr>
          <w:ilvl w:val="0"/>
          <w:numId w:val="2"/>
        </w:numPr>
        <w:spacing w:after="40" w:before="40"/>
      </w:pPr>
      <w:r>
        <w:t xml:space="preserve">Decision rights: Reviews and approves medium-risk use cases, AIAs, model cards, monitoring plans, and vendor AI assessments. Maintains the inventory and the risk register. Escalates high-risk and novel matters to the AIGC.</w:t>
      </w:r>
    </w:p>
    <w:p>
      <w:pPr>
        <w:pStyle w:val="Heading3"/>
      </w:pPr>
      <w:r>
        <w:t xml:space="preserve">7.1.3 Execution Tier — Model Owners and Product Teams</w:t>
      </w:r>
    </w:p>
    <w:p>
      <w:pPr>
        <w:pStyle w:val="ListParagraph"/>
        <w:numPr>
          <w:ilvl w:val="0"/>
          <w:numId w:val="2"/>
        </w:numPr>
        <w:spacing w:after="40" w:before="40"/>
      </w:pPr>
      <w:r>
        <w:t xml:space="preserve">Every AI system in production has a named Model Owner who is accountable for its behavior.</w:t>
      </w:r>
    </w:p>
    <w:p>
      <w:pPr>
        <w:pStyle w:val="ListParagraph"/>
        <w:numPr>
          <w:ilvl w:val="0"/>
          <w:numId w:val="2"/>
        </w:numPr>
        <w:spacing w:after="40" w:before="40"/>
      </w:pPr>
      <w:r>
        <w:t xml:space="preserve">Product, Engineering, Data Science, and Operations teams follow the lifecycle controls (§11), produce required artifacts, and operate the monitoring and incident process.</w:t>
      </w:r>
    </w:p>
    <w:p>
      <w:pPr>
        <w:pStyle w:val="Heading2"/>
      </w:pPr>
      <w:r>
        <w:t xml:space="preserve">7.2 Core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Role</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Responsibilities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 (CEO or designate)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Chairs AIGC; owns program budget and outcomes; represents the program to the Board.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AI Officer / AI Risk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 owner of the program; runs the AIGC and AIRWG; owns the policy set; reports program KPIs.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General Counsel / Legal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legal and regulatory interpretation; reviews high-risk AIAs and contracts; manages regulator interactions.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Privacy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Data Protection Impact Assessments; oversees lawful basis, notice, and rights handling for AI; liaises with DPAs.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Information Security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AI security — threat modeling, adversarial testing, secret management, incident response integration.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Risk Officer / Model Risk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Aggregates AI risk into enterprise risk; owns risk appetite implementation.</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Compliance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Maintains the Control Mapping Matrix; coordinates external audits, certifications, and regulator responses.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Human Resources Officer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AI-in-HR policies (recruiting, performance, workforce surveillance); owns workforce training.</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Chief Data Officer / Data Governance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data sourcing, quality, lineage, classification, and retention for AI.</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Procurement / Third-Party Risk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Owns the AI vendor due diligence process and contract standards.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Unit Leaders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 the business value and outcomes of AI in their domain; appoint Model Owners.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individual for a specific AI system in production; owns documentation, monitoring, and response.</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Developer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Designs, trains, and tests models; produces model cards and test reports.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ML / Platform Engineer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Builds and operates the infrastructure and pipelines; enforces gates.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Audit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Provides independent assurance of program effectiveness.</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Workforce and Users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AI in accordance with the Acceptable Use Standard; report issues.</w:t>
            </w:r>
          </w:p>
        </w:tc>
      </w:tr>
    </w:tbl>
    <w:p>
      <w:pPr>
        <w:pStyle w:val="Heading2"/>
      </w:pPr>
      <w:r>
        <w:t xml:space="preserve">7.3 RACI Summary</w:t>
      </w:r>
    </w:p>
    <w:p>
      <w:pPr>
        <w:spacing w:after="60" w:before="60"/>
      </w:pPr>
      <w:r>
        <w:t xml:space="preserve">A summary RACI for the most frequent governance activities is shown below. A full RACI matrix is in Appendix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Activity</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AIGC</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AIRWG</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Model Owner</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Legal/Privacy/Security</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Business Unit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Master AI Policy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high-risk use case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medium-risk use case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Conduct AIA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 production AI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Declare AI incident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framework review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bl>
    <w:p>
      <w:pPr>
        <w:pStyle w:val="Heading2"/>
      </w:pPr>
      <w:r>
        <w:t xml:space="preserve">7.4 Independence and Conflicts</w:t>
      </w:r>
    </w:p>
    <w:p>
      <w:pPr>
        <w:spacing w:after="60" w:before="60"/>
      </w:pPr>
      <w:r>
        <w:t xml:space="preserve">The AI Risk Officer reports functionally to the Chief Risk Officer (or equivalent independent executive) to preserve independence from delivery pressures. Internal Audit reports independently to the Audit Committee. Where the same individual holds both a delivery and governance role (common in smaller organizations), dual sign-offs are required on high-risk decisions.</w:t>
      </w:r>
    </w:p>
    <w:p>
      <w:pPr>
        <w:pStyle w:val="Heading1"/>
        <w:pageBreakBefore/>
      </w:pPr>
      <w:r>
        <w:t xml:space="preserve">8. Policy Framework</w:t>
      </w:r>
    </w:p>
    <w:p>
      <w:pPr>
        <w:pStyle w:val="Heading2"/>
      </w:pPr>
      <w:r>
        <w:t xml:space="preserve">8.1 Policy Hierarchy</w:t>
      </w:r>
    </w:p>
    <w:p>
      <w:pPr>
        <w:spacing w:after="60" w:before="60"/>
      </w:pPr>
      <w:r>
        <w:t xml:space="preserve">The AI policy set sits beneath enterprise policy and is organized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Document</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Master AI Policy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Sets out principles, scope, governance authority, and high-level obligations. Board-approved.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Domain Standards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 rules implementing the policy (e.g., Acceptable Use Standard, Third-Party AI Standard, Data-for-AI Standard, Generative AI Standard, AI Incident Standard).</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Procedures and Runbooks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Step-by-step execution (intake procedure, AIA procedure, monitoring runbook, incident runbook).</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Guidelines and Templates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Non-binding guidance and forms (model card, AIA template, intake form).</w:t>
            </w:r>
          </w:p>
        </w:tc>
      </w:tr>
    </w:tbl>
    <w:p>
      <w:pPr>
        <w:pStyle w:val="Heading2"/>
      </w:pPr>
      <w:r>
        <w:t xml:space="preserve">8.2 Required Policies and Standards</w:t>
      </w:r>
    </w:p>
    <w:p>
      <w:pPr>
        <w:spacing w:after="60" w:before="60"/>
      </w:pPr>
      <w:r>
        <w:t xml:space="preserve">At minimum, the program maintains the following policies and standards. Each has an owner, a review cycle, and a mapping to the Control Mapping Matrix.</w:t>
      </w:r>
    </w:p>
    <w:p>
      <w:pPr>
        <w:pStyle w:val="ListParagraph"/>
        <w:numPr>
          <w:ilvl w:val="0"/>
          <w:numId w:val="2"/>
        </w:numPr>
        <w:spacing w:after="40" w:before="40"/>
      </w:pPr>
      <w:r>
        <w:t xml:space="preserve">Master AI Policy — overarching principles, scope, authority.</w:t>
      </w:r>
    </w:p>
    <w:p>
      <w:pPr>
        <w:pStyle w:val="ListParagraph"/>
        <w:numPr>
          <w:ilvl w:val="0"/>
          <w:numId w:val="2"/>
        </w:numPr>
        <w:spacing w:after="40" w:before="40"/>
      </w:pPr>
      <w:r>
        <w:t xml:space="preserve">AI Acceptable Use Standard — what the workforce may and may not do with AI tools, including use of generative AI, personal accounts, customer data, and public outputs.</w:t>
      </w:r>
    </w:p>
    <w:p>
      <w:pPr>
        <w:pStyle w:val="ListParagraph"/>
        <w:numPr>
          <w:ilvl w:val="0"/>
          <w:numId w:val="2"/>
        </w:numPr>
        <w:spacing w:after="40" w:before="40"/>
      </w:pPr>
      <w:r>
        <w:t xml:space="preserve">Generative AI Standard — specific rules for generative tools: approved tools list, prohibited inputs, disclosure, retention, and IP handling.</w:t>
      </w:r>
    </w:p>
    <w:p>
      <w:pPr>
        <w:pStyle w:val="ListParagraph"/>
        <w:numPr>
          <w:ilvl w:val="0"/>
          <w:numId w:val="2"/>
        </w:numPr>
        <w:spacing w:after="40" w:before="40"/>
      </w:pPr>
      <w:r>
        <w:t xml:space="preserve">Third-Party AI Standard — due diligence, contract clauses, ongoing monitoring for vendor AI.</w:t>
      </w:r>
    </w:p>
    <w:p>
      <w:pPr>
        <w:pStyle w:val="ListParagraph"/>
        <w:numPr>
          <w:ilvl w:val="0"/>
          <w:numId w:val="2"/>
        </w:numPr>
        <w:spacing w:after="40" w:before="40"/>
      </w:pPr>
      <w:r>
        <w:t xml:space="preserve">Data-for-AI Standard — sourcing, rights, labeling, quality, retention, and usage limits for training and inference data.</w:t>
      </w:r>
    </w:p>
    <w:p>
      <w:pPr>
        <w:pStyle w:val="ListParagraph"/>
        <w:numPr>
          <w:ilvl w:val="0"/>
          <w:numId w:val="2"/>
        </w:numPr>
        <w:spacing w:after="40" w:before="40"/>
      </w:pPr>
      <w:r>
        <w:t xml:space="preserve">AI Model Lifecycle Standard — gates, artifacts, and approvals across lifecycle stages.</w:t>
      </w:r>
    </w:p>
    <w:p>
      <w:pPr>
        <w:pStyle w:val="ListParagraph"/>
        <w:numPr>
          <w:ilvl w:val="0"/>
          <w:numId w:val="2"/>
        </w:numPr>
        <w:spacing w:after="40" w:before="40"/>
      </w:pPr>
      <w:r>
        <w:t xml:space="preserve">AI Impact Assessment Standard — when an AIA is required and how it is conducted.</w:t>
      </w:r>
    </w:p>
    <w:p>
      <w:pPr>
        <w:pStyle w:val="ListParagraph"/>
        <w:numPr>
          <w:ilvl w:val="0"/>
          <w:numId w:val="2"/>
        </w:numPr>
        <w:spacing w:after="40" w:before="40"/>
      </w:pPr>
      <w:r>
        <w:t xml:space="preserve">AI Monitoring and Assurance Standard — minimum monitoring by risk tier and system type.</w:t>
      </w:r>
    </w:p>
    <w:p>
      <w:pPr>
        <w:pStyle w:val="ListParagraph"/>
        <w:numPr>
          <w:ilvl w:val="0"/>
          <w:numId w:val="2"/>
        </w:numPr>
        <w:spacing w:after="40" w:before="40"/>
      </w:pPr>
      <w:r>
        <w:t xml:space="preserve">AI Incident Response Standard — detection, classification, response, and reporting.</w:t>
      </w:r>
    </w:p>
    <w:p>
      <w:pPr>
        <w:pStyle w:val="ListParagraph"/>
        <w:numPr>
          <w:ilvl w:val="0"/>
          <w:numId w:val="2"/>
        </w:numPr>
        <w:spacing w:after="40" w:before="40"/>
      </w:pPr>
      <w:r>
        <w:t xml:space="preserve">Human Oversight Standard — minimum oversight and override requirements by risk tier.</w:t>
      </w:r>
    </w:p>
    <w:p>
      <w:pPr>
        <w:pStyle w:val="ListParagraph"/>
        <w:numPr>
          <w:ilvl w:val="0"/>
          <w:numId w:val="2"/>
        </w:numPr>
        <w:spacing w:after="40" w:before="40"/>
      </w:pPr>
      <w:r>
        <w:t xml:space="preserve">Transparency and Disclosure Standard — user notices, labeling of AI content, regulator notifications.</w:t>
      </w:r>
    </w:p>
    <w:p>
      <w:pPr>
        <w:pStyle w:val="ListParagraph"/>
        <w:numPr>
          <w:ilvl w:val="0"/>
          <w:numId w:val="2"/>
        </w:numPr>
        <w:spacing w:after="40" w:before="40"/>
      </w:pPr>
      <w:r>
        <w:t xml:space="preserve">AI Training and Awareness Standard — required training by role.</w:t>
      </w:r>
    </w:p>
    <w:p>
      <w:pPr>
        <w:pStyle w:val="Heading2"/>
      </w:pPr>
      <w:r>
        <w:t xml:space="preserve">8.3 Policy Authoring and Maintenance</w:t>
      </w:r>
    </w:p>
    <w:p>
      <w:pPr>
        <w:pStyle w:val="ListParagraph"/>
        <w:numPr>
          <w:ilvl w:val="0"/>
          <w:numId w:val="3"/>
        </w:numPr>
        <w:spacing w:after="40" w:before="40"/>
      </w:pPr>
      <w:r>
        <w:t xml:space="preserve">Each policy has a named Policy Owner and an Approving Authority (AIGC for Master AI Policy; Policy Owner plus Legal for standards).</w:t>
      </w:r>
    </w:p>
    <w:p>
      <w:pPr>
        <w:pStyle w:val="ListParagraph"/>
        <w:numPr>
          <w:ilvl w:val="0"/>
          <w:numId w:val="3"/>
        </w:numPr>
        <w:spacing w:after="40" w:before="40"/>
      </w:pPr>
      <w:r>
        <w:t xml:space="preserve">Policies are reviewed annually or on material change (law, architecture, or incident).</w:t>
      </w:r>
    </w:p>
    <w:p>
      <w:pPr>
        <w:pStyle w:val="ListParagraph"/>
        <w:numPr>
          <w:ilvl w:val="0"/>
          <w:numId w:val="3"/>
        </w:numPr>
        <w:spacing w:after="40" w:before="40"/>
      </w:pPr>
      <w:r>
        <w:t xml:space="preserve">Changes are logged in a Policy Change Log; stakeholders are notified; training is updated where required.</w:t>
      </w:r>
    </w:p>
    <w:p>
      <w:pPr>
        <w:pStyle w:val="ListParagraph"/>
        <w:numPr>
          <w:ilvl w:val="0"/>
          <w:numId w:val="3"/>
        </w:numPr>
        <w:spacing w:after="40" w:before="40"/>
      </w:pPr>
      <w:r>
        <w:t xml:space="preserve">Policies are published in a single, findable location with a canonical URL and version history.</w:t>
      </w:r>
    </w:p>
    <w:p>
      <w:pPr>
        <w:pStyle w:val="Heading2"/>
      </w:pPr>
      <w:r>
        <w:t xml:space="preserve">8.4 Exceptions Management</w:t>
      </w:r>
    </w:p>
    <w:p>
      <w:pPr>
        <w:spacing w:after="60" w:before="60"/>
      </w:pPr>
      <w:r>
        <w:t xml:space="preserve">Exceptions are inevitable and must be governed. An exception:</w:t>
      </w:r>
    </w:p>
    <w:p>
      <w:pPr>
        <w:pStyle w:val="ListParagraph"/>
        <w:numPr>
          <w:ilvl w:val="0"/>
          <w:numId w:val="2"/>
        </w:numPr>
        <w:spacing w:after="40" w:before="40"/>
      </w:pPr>
      <w:r>
        <w:t xml:space="preserve">Is requested in writing with a stated business need, alternative controls, and proposed expiration.</w:t>
      </w:r>
    </w:p>
    <w:p>
      <w:pPr>
        <w:pStyle w:val="ListParagraph"/>
        <w:numPr>
          <w:ilvl w:val="0"/>
          <w:numId w:val="2"/>
        </w:numPr>
        <w:spacing w:after="40" w:before="40"/>
      </w:pPr>
      <w:r>
        <w:t xml:space="preserve">Is approved by the AIRWG (medium-risk) or AIGC (high-risk), with Legal concurrence.</w:t>
      </w:r>
    </w:p>
    <w:p>
      <w:pPr>
        <w:pStyle w:val="ListParagraph"/>
        <w:numPr>
          <w:ilvl w:val="0"/>
          <w:numId w:val="2"/>
        </w:numPr>
        <w:spacing w:after="40" w:before="40"/>
      </w:pPr>
      <w:r>
        <w:t xml:space="preserve">Is tracked in an Exception Register with owner, scope, expiration, and compensating controls.</w:t>
      </w:r>
    </w:p>
    <w:p>
      <w:pPr>
        <w:pStyle w:val="ListParagraph"/>
        <w:numPr>
          <w:ilvl w:val="0"/>
          <w:numId w:val="2"/>
        </w:numPr>
        <w:spacing w:after="40" w:before="40"/>
      </w:pPr>
      <w:r>
        <w:t xml:space="preserve">Expires by default; renewals require re-justification.</w:t>
      </w:r>
    </w:p>
    <w:p>
      <w:pPr>
        <w:pStyle w:val="Heading1"/>
        <w:pageBreakBefore/>
      </w:pPr>
      <w:r>
        <w:t xml:space="preserve">9. AI System Inventory and Risk Classification</w:t>
      </w:r>
    </w:p>
    <w:p>
      <w:pPr>
        <w:pStyle w:val="Heading2"/>
      </w:pPr>
      <w:r>
        <w:t xml:space="preserve">9.1 The Inventory</w:t>
      </w:r>
    </w:p>
    <w:p>
      <w:pPr>
        <w:spacing w:after="60" w:before="60"/>
      </w:pPr>
      <w:r>
        <w:t xml:space="preserve">The AI Inventory is the authoritative register of every AI system in use by, for, or against the organization. It is the foundation for every other control. You cannot govern what you cannot see.</w:t>
      </w:r>
    </w:p>
    <w:p>
      <w:pPr>
        <w:pStyle w:val="Heading3"/>
      </w:pPr>
      <w:r>
        <w:t xml:space="preserve">9.1.1 Minimum Attributes</w:t>
      </w:r>
    </w:p>
    <w:p>
      <w:pPr>
        <w:pStyle w:val="ListParagraph"/>
        <w:numPr>
          <w:ilvl w:val="0"/>
          <w:numId w:val="2"/>
        </w:numPr>
        <w:spacing w:after="40" w:before="40"/>
      </w:pPr>
      <w:r>
        <w:t xml:space="preserve">System name and ID</w:t>
      </w:r>
    </w:p>
    <w:p>
      <w:pPr>
        <w:pStyle w:val="ListParagraph"/>
        <w:numPr>
          <w:ilvl w:val="0"/>
          <w:numId w:val="2"/>
        </w:numPr>
        <w:spacing w:after="40" w:before="40"/>
      </w:pPr>
      <w:r>
        <w:t xml:space="preserve">Description and business purpose</w:t>
      </w:r>
    </w:p>
    <w:p>
      <w:pPr>
        <w:pStyle w:val="ListParagraph"/>
        <w:numPr>
          <w:ilvl w:val="0"/>
          <w:numId w:val="2"/>
        </w:numPr>
        <w:spacing w:after="40" w:before="40"/>
      </w:pPr>
      <w:r>
        <w:t xml:space="preserve">Model Owner and business unit</w:t>
      </w:r>
    </w:p>
    <w:p>
      <w:pPr>
        <w:pStyle w:val="ListParagraph"/>
        <w:numPr>
          <w:ilvl w:val="0"/>
          <w:numId w:val="2"/>
        </w:numPr>
        <w:spacing w:after="40" w:before="40"/>
      </w:pPr>
      <w:r>
        <w:t xml:space="preserve">Data categories processed (including whether personal data, PHI, student data, biometric, children's data)</w:t>
      </w:r>
    </w:p>
    <w:p>
      <w:pPr>
        <w:pStyle w:val="ListParagraph"/>
        <w:numPr>
          <w:ilvl w:val="0"/>
          <w:numId w:val="2"/>
        </w:numPr>
        <w:spacing w:after="40" w:before="40"/>
      </w:pPr>
      <w:r>
        <w:t xml:space="preserve">Populations affected (employees, customers, patients, students, general public)</w:t>
      </w:r>
    </w:p>
    <w:p>
      <w:pPr>
        <w:pStyle w:val="ListParagraph"/>
        <w:numPr>
          <w:ilvl w:val="0"/>
          <w:numId w:val="2"/>
        </w:numPr>
        <w:spacing w:after="40" w:before="40"/>
      </w:pPr>
      <w:r>
        <w:t xml:space="preserve">Geographies of use / data subjects</w:t>
      </w:r>
    </w:p>
    <w:p>
      <w:pPr>
        <w:pStyle w:val="ListParagraph"/>
        <w:numPr>
          <w:ilvl w:val="0"/>
          <w:numId w:val="2"/>
        </w:numPr>
        <w:spacing w:after="40" w:before="40"/>
      </w:pPr>
      <w:r>
        <w:t xml:space="preserve">Build vs. buy; if buy, vendor and contract reference</w:t>
      </w:r>
    </w:p>
    <w:p>
      <w:pPr>
        <w:pStyle w:val="ListParagraph"/>
        <w:numPr>
          <w:ilvl w:val="0"/>
          <w:numId w:val="2"/>
        </w:numPr>
        <w:spacing w:after="40" w:before="40"/>
      </w:pPr>
      <w:r>
        <w:t xml:space="preserve">Underlying model(s), including foundation model provider where applicable</w:t>
      </w:r>
    </w:p>
    <w:p>
      <w:pPr>
        <w:pStyle w:val="ListParagraph"/>
        <w:numPr>
          <w:ilvl w:val="0"/>
          <w:numId w:val="2"/>
        </w:numPr>
        <w:spacing w:after="40" w:before="40"/>
      </w:pPr>
      <w:r>
        <w:t xml:space="preserve">Integration points and dependencies</w:t>
      </w:r>
    </w:p>
    <w:p>
      <w:pPr>
        <w:pStyle w:val="ListParagraph"/>
        <w:numPr>
          <w:ilvl w:val="0"/>
          <w:numId w:val="2"/>
        </w:numPr>
        <w:spacing w:after="40" w:before="40"/>
      </w:pPr>
      <w:r>
        <w:t xml:space="preserve">Risk tier, AIA reference, model card reference, monitoring plan reference</w:t>
      </w:r>
    </w:p>
    <w:p>
      <w:pPr>
        <w:pStyle w:val="ListParagraph"/>
        <w:numPr>
          <w:ilvl w:val="0"/>
          <w:numId w:val="2"/>
        </w:numPr>
        <w:spacing w:after="40" w:before="40"/>
      </w:pPr>
      <w:r>
        <w:t xml:space="preserve">Lifecycle status (proposed, in development, in pilot, in production, retired)</w:t>
      </w:r>
    </w:p>
    <w:p>
      <w:pPr>
        <w:pStyle w:val="ListParagraph"/>
        <w:numPr>
          <w:ilvl w:val="0"/>
          <w:numId w:val="2"/>
        </w:numPr>
        <w:spacing w:after="40" w:before="40"/>
      </w:pPr>
      <w:r>
        <w:t xml:space="preserve">Last review date and next review date</w:t>
      </w:r>
    </w:p>
    <w:p>
      <w:pPr>
        <w:pStyle w:val="Heading3"/>
      </w:pPr>
      <w:r>
        <w:t xml:space="preserve">9.1.2 Sources and Reconciliation</w:t>
      </w:r>
    </w:p>
    <w:p>
      <w:pPr>
        <w:spacing w:after="60" w:before="60"/>
      </w:pPr>
      <w:r>
        <w:t xml:space="preserve">The inventory is populated through three feeds, reconciled quarterly:</w:t>
      </w:r>
    </w:p>
    <w:p>
      <w:pPr>
        <w:pStyle w:val="ListParagraph"/>
        <w:numPr>
          <w:ilvl w:val="0"/>
          <w:numId w:val="2"/>
        </w:numPr>
        <w:spacing w:after="40" w:before="40"/>
      </w:pPr>
      <w:r>
        <w:t xml:space="preserve">Intake: every new use case enters via the AI Use Case Intake Form (Appendix C).</w:t>
      </w:r>
    </w:p>
    <w:p>
      <w:pPr>
        <w:pStyle w:val="ListParagraph"/>
        <w:numPr>
          <w:ilvl w:val="0"/>
          <w:numId w:val="2"/>
        </w:numPr>
        <w:spacing w:after="40" w:before="40"/>
      </w:pPr>
      <w:r>
        <w:t xml:space="preserve">Procurement: every software acquisition is screened for AI capability; AI vendors and features flow into the inventory.</w:t>
      </w:r>
    </w:p>
    <w:p>
      <w:pPr>
        <w:pStyle w:val="ListParagraph"/>
        <w:numPr>
          <w:ilvl w:val="0"/>
          <w:numId w:val="2"/>
        </w:numPr>
        <w:spacing w:after="40" w:before="40"/>
      </w:pPr>
      <w:r>
        <w:t xml:space="preserve">Discovery: periodic scans of SaaS admin consoles, network telemetry, and DLP signals identify shadow AI; these are triaged and either onboarded or retired.</w:t>
      </w:r>
    </w:p>
    <w:p>
      <w:pPr>
        <w:pStyle w:val="Heading2"/>
      </w:pPr>
      <w:r>
        <w:t xml:space="preserve">9.2 Risk Classification</w:t>
      </w:r>
    </w:p>
    <w:p>
      <w:pPr>
        <w:spacing w:after="60" w:before="60"/>
      </w:pPr>
      <w:r>
        <w:t xml:space="preserve">Every use case is classified as Prohibited, High, Medium, or Low based on a combination of impact and likelihood dimensions. The classification drives the depth of assessment and oversight required.</w:t>
      </w:r>
    </w:p>
    <w:p>
      <w:pPr>
        <w:pStyle w:val="Heading3"/>
      </w:pPr>
      <w:r>
        <w:t xml:space="preserve">9.2.1 Prohibited Uses</w:t>
      </w:r>
    </w:p>
    <w:p>
      <w:pPr>
        <w:spacing w:after="60" w:before="60"/>
      </w:pPr>
      <w:r>
        <w:t xml:space="preserve">The organization prohibits the following AI uses regardless of business case, consistent with emerging global norms and the organization's values:</w:t>
      </w:r>
    </w:p>
    <w:p>
      <w:pPr>
        <w:pStyle w:val="ListParagraph"/>
        <w:numPr>
          <w:ilvl w:val="0"/>
          <w:numId w:val="2"/>
        </w:numPr>
        <w:spacing w:after="40" w:before="40"/>
      </w:pPr>
      <w:r>
        <w:t xml:space="preserve">Social scoring of individuals.</w:t>
      </w:r>
    </w:p>
    <w:p>
      <w:pPr>
        <w:pStyle w:val="ListParagraph"/>
        <w:numPr>
          <w:ilvl w:val="0"/>
          <w:numId w:val="2"/>
        </w:numPr>
        <w:spacing w:after="40" w:before="40"/>
      </w:pPr>
      <w:r>
        <w:t xml:space="preserve">Real-time biometric identification in public spaces outside narrow, law-compelled exceptions.</w:t>
      </w:r>
    </w:p>
    <w:p>
      <w:pPr>
        <w:pStyle w:val="ListParagraph"/>
        <w:numPr>
          <w:ilvl w:val="0"/>
          <w:numId w:val="2"/>
        </w:numPr>
        <w:spacing w:after="40" w:before="40"/>
      </w:pPr>
      <w:r>
        <w:t xml:space="preserve">Emotion recognition in workplaces or schools.</w:t>
      </w:r>
    </w:p>
    <w:p>
      <w:pPr>
        <w:pStyle w:val="ListParagraph"/>
        <w:numPr>
          <w:ilvl w:val="0"/>
          <w:numId w:val="2"/>
        </w:numPr>
        <w:spacing w:after="40" w:before="40"/>
      </w:pPr>
      <w:r>
        <w:t xml:space="preserve">Exploitation of vulnerabilities of specific groups (children, persons with disabilities, persons in economic distress) to materially distort behavior.</w:t>
      </w:r>
    </w:p>
    <w:p>
      <w:pPr>
        <w:pStyle w:val="ListParagraph"/>
        <w:numPr>
          <w:ilvl w:val="0"/>
          <w:numId w:val="2"/>
        </w:numPr>
        <w:spacing w:after="40" w:before="40"/>
      </w:pPr>
      <w:r>
        <w:t xml:space="preserve">Use of AI to generate non-consensual intimate imagery.</w:t>
      </w:r>
    </w:p>
    <w:p>
      <w:pPr>
        <w:pStyle w:val="ListParagraph"/>
        <w:numPr>
          <w:ilvl w:val="0"/>
          <w:numId w:val="2"/>
        </w:numPr>
        <w:spacing w:after="40" w:before="40"/>
      </w:pPr>
      <w:r>
        <w:t xml:space="preserve">Use of AI to make fully autonomous decisions with legal or similarly significant effect on individuals without meaningful human review.</w:t>
      </w:r>
    </w:p>
    <w:p>
      <w:pPr>
        <w:pStyle w:val="ListParagraph"/>
        <w:numPr>
          <w:ilvl w:val="0"/>
          <w:numId w:val="2"/>
        </w:numPr>
        <w:spacing w:after="40" w:before="40"/>
      </w:pPr>
      <w:r>
        <w:t xml:space="preserve">Predictive policing based on profiling or location of persons.</w:t>
      </w:r>
    </w:p>
    <w:p>
      <w:pPr>
        <w:pStyle w:val="ListParagraph"/>
        <w:numPr>
          <w:ilvl w:val="0"/>
          <w:numId w:val="2"/>
        </w:numPr>
        <w:spacing w:after="40" w:before="40"/>
      </w:pPr>
      <w:r>
        <w:t xml:space="preserve">Use of AI in manners contrary to applicable law (e.g., EU AI Act Art. 5 prohibitions).</w:t>
      </w:r>
    </w:p>
    <w:p>
      <w:pPr>
        <w:pStyle w:val="Heading3"/>
      </w:pPr>
      <w:r>
        <w:t xml:space="preserve">9.2.2 Risk Tier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Indicative Examples</w:t>
            </w:r>
          </w:p>
        </w:tc>
        <w:tc>
          <w:tcPr>
            <w:tcW w:type="dxa" w:w="5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Criteria (any ONE triggers)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Employment screening, credit/insurance underwriting, clinical decision support, student assessment, biometric identification, safety-critical automation, large-scale content generation for public audiences, EU AI Act Annex III systems.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Affects access to employment, credit, education, housing, healthcare, benefits, or justice; safety-of-life impact; regulated sector; biometric or sensitive data; autonomous action; broad public audience; legal obligation attaches.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Sales propensity scoring, marketing personalization with PII, customer service assistants with escalation, productivity copilots with customer data access.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Moderate impact on individuals; moderate data sensitivity; reversible decisions; internal audience with external impact possible.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 productivity tools with no PII, code completion, meeting summaries from non-sensitive content, spell/grammar assistance.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Minimal impact; no PII or regulated data; internal audience; easily reversible.</w:t>
            </w:r>
          </w:p>
        </w:tc>
      </w:tr>
    </w:tbl>
    <w:p>
      <w:pPr>
        <w:pStyle w:val="Heading3"/>
      </w:pPr>
      <w:r>
        <w:t xml:space="preserve">9.2.3 Classification Process</w:t>
      </w:r>
    </w:p>
    <w:p>
      <w:pPr>
        <w:pStyle w:val="ListParagraph"/>
        <w:numPr>
          <w:ilvl w:val="0"/>
          <w:numId w:val="3"/>
        </w:numPr>
        <w:spacing w:after="40" w:before="40"/>
      </w:pPr>
      <w:r>
        <w:t xml:space="preserve">Requestor completes the Intake Form (Appendix C).</w:t>
      </w:r>
    </w:p>
    <w:p>
      <w:pPr>
        <w:pStyle w:val="ListParagraph"/>
        <w:numPr>
          <w:ilvl w:val="0"/>
          <w:numId w:val="3"/>
        </w:numPr>
        <w:spacing w:after="40" w:before="40"/>
      </w:pPr>
      <w:r>
        <w:t xml:space="preserve">AIRWG assigns a provisional tier within 5 business days.</w:t>
      </w:r>
    </w:p>
    <w:p>
      <w:pPr>
        <w:pStyle w:val="ListParagraph"/>
        <w:numPr>
          <w:ilvl w:val="0"/>
          <w:numId w:val="3"/>
        </w:numPr>
        <w:spacing w:after="40" w:before="40"/>
      </w:pPr>
      <w:r>
        <w:t xml:space="preserve">For proposed High-tier use cases, a full AIA (Appendix D) is required before any development beyond ideation.</w:t>
      </w:r>
    </w:p>
    <w:p>
      <w:pPr>
        <w:pStyle w:val="ListParagraph"/>
        <w:numPr>
          <w:ilvl w:val="0"/>
          <w:numId w:val="3"/>
        </w:numPr>
        <w:spacing w:after="40" w:before="40"/>
      </w:pPr>
      <w:r>
        <w:t xml:space="preserve">For proposed Medium-tier, a streamlined AIA is required before pilot.</w:t>
      </w:r>
    </w:p>
    <w:p>
      <w:pPr>
        <w:pStyle w:val="ListParagraph"/>
        <w:numPr>
          <w:ilvl w:val="0"/>
          <w:numId w:val="3"/>
        </w:numPr>
        <w:spacing w:after="40" w:before="40"/>
      </w:pPr>
      <w:r>
        <w:t xml:space="preserve">For Low-tier, attestations and a short risk screen are sufficient.</w:t>
      </w:r>
    </w:p>
    <w:p>
      <w:pPr>
        <w:pStyle w:val="ListParagraph"/>
        <w:numPr>
          <w:ilvl w:val="0"/>
          <w:numId w:val="3"/>
        </w:numPr>
        <w:spacing w:after="40" w:before="40"/>
      </w:pPr>
      <w:r>
        <w:t xml:space="preserve">Classification is reaffirmed at each lifecycle gate and on any material change.</w:t>
      </w:r>
    </w:p>
    <w:p>
      <w:pPr>
        <w:pStyle w:val="Heading1"/>
        <w:pageBreakBefore/>
      </w:pPr>
      <w:r>
        <w:t xml:space="preserve">10. Risk Management</w:t>
      </w:r>
    </w:p>
    <w:p>
      <w:pPr>
        <w:pStyle w:val="Heading2"/>
      </w:pPr>
      <w:r>
        <w:t xml:space="preserve">10.1 Risk Taxonomy</w:t>
      </w:r>
    </w:p>
    <w:p>
      <w:pPr>
        <w:spacing w:after="60" w:before="60"/>
      </w:pPr>
      <w:r>
        <w:t xml:space="preserve">AI risk is decomposed into the following categories. Every AIA addresses each; not every use case has material exposure in every category.</w:t>
      </w:r>
    </w:p>
    <w:p>
      <w:pPr>
        <w:spacing w:after="60" w:before="60"/>
        <w:rPr>
          <w:ins w:id="23" w:author="Claude" w:date="2026-04-18T00:00:00Z"/>
        </w:rPr>
      </w:pPr>
      <w:ins w:id="24" w:author="Claude" w:date="2026-04-18T00:00:00Z">
        <w:r>
          <w:rPr/>
          <w:t xml:space="preserve">Per NIST AI RMF 1.0 §3, every risk category below maps to one or more of the seven characteristics of trustworthy AI: (1) Valid and Reliable, (2) Safe, (3) Secure and Resilient, (4) Accountable and Transparent, (5) Explainable and Interpretable, (6) Privacy-Enhanced, and (7) Fair – with Harmful Bias Managed. The AIA (Appendix D, section D.4) requires each risk to be tagged to the relevant characteristic(s) to ensure no trustworthiness dimension is overlooked.</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Examples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Performance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 accuracy, drift, out-of-distribution inputs, over-confidence.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and Fairness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Disparate impact on protected classes, unfair outcomes for specific populations, representational harms.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Unlawful basis, excess collection, re-identification, memorization of personal data, inadequate rights handling.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Prompt injection, model inversion, training data extraction, data poisoning, supply-chain compromise, secret leakage.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Physical harm, mental or emotional harm, hallucinated medical/legal/financial advice, unsafe automated action.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Intellectual Property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on unlicensed content, generating infringing outputs, loss of trade secret due to prompt logging.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and Regulatory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Non-compliance with specific statutes (e.g., EU AI Act, HIPAA, ECOA, GDPR), failure to provide required notices.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Ethical and Reputational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Deceptive use, undisclosed AI, association with objectionable outputs, erosion of trust.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Availability, reliability, dependency on a single vendor, high switching cost, talent concentration.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Unexpected compute cost, contract exposure, regulatory fines, litigation, remediation cost.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energy and water use for training and inference.</w:t>
            </w:r>
          </w:p>
        </w:tc>
      </w:tr>
    </w:tbl>
    <w:p>
      <w:pPr>
        <w:pStyle w:val="Heading2"/>
      </w:pPr>
      <w:r>
        <w:t xml:space="preserve">10.2 Risk Assessment Methodology</w:t>
      </w:r>
    </w:p>
    <w:p>
      <w:pPr>
        <w:spacing w:after="60" w:before="60"/>
      </w:pPr>
      <w:r>
        <w:t xml:space="preserve">Risk is scored on impact and likelihood across each category using a consistent 1–5 scale, producing a composite inherent risk. Controls are then applied and residual risk is computed. The methodology aligns with NIST AI RMF (Govern → Map → Measure → Manage) and feeds the enterprise risk register.</w:t>
      </w:r>
    </w:p>
    <w:p>
      <w:pPr>
        <w:pStyle w:val="Heading3"/>
      </w:pPr>
      <w:r>
        <w:t xml:space="preserve">10.2.1 Scoring Scale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gridCol w:w="19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Score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1 — Minimal</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2 — Low</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3 — Moderate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4 — High</w:t>
            </w:r>
          </w:p>
        </w:tc>
        <w:tc>
          <w:tcPr>
            <w:tcW w:type="dxa" w:w="1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5 — Severe</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Impact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Negligible effect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Limited, reversible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Notable, contained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hard to reverse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Catastrophic / systemic</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Likelihood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Unlikely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Possible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Likely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Almost certain</w:t>
            </w:r>
          </w:p>
        </w:tc>
      </w:tr>
    </w:tbl>
    <w:p>
      <w:pPr>
        <w:pStyle w:val="Heading3"/>
      </w:pPr>
      <w:r>
        <w:t xml:space="preserve">10.2.2 Risk Matrix</w:t>
      </w:r>
    </w:p>
    <w:p>
      <w:pPr>
        <w:spacing w:after="60" w:before="60"/>
      </w:pPr>
      <w:r>
        <w:t xml:space="preserve">Composite Inherent Risk = Impact × Likelihood. Classification thresholds: 1–4 Low, 5–9 Moderate, 10–15 High, 16–25 Severe. Any Severe residual risk requires AIGC sign-off; High requires AIRWG sign-off with Legal and Security concurrence.</w:t>
      </w:r>
    </w:p>
    <w:p>
      <w:pPr>
        <w:pStyle w:val="Heading2"/>
      </w:pPr>
      <w:r>
        <w:t xml:space="preserve">10.3 Control Library</w:t>
      </w:r>
    </w:p>
    <w:p>
      <w:pPr>
        <w:spacing w:after="60" w:before="60"/>
      </w:pPr>
      <w:r>
        <w:t xml:space="preserve">The program maintains a control library that maps risks to available controls. Controls are grouped as preventive, detective, or corrective.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4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Preventive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Detective</w:t>
            </w:r>
          </w:p>
        </w:tc>
        <w:tc>
          <w:tcPr>
            <w:tcW w:type="dxa" w:w="24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Corrective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quality requirements; training holdouts; champion/challenger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drift monitoring; sample audits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Retrain, rollback, fallback path</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Balanced training data; fairness-aware objectives; pre-deployment disparate impact testing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performance monitoring; complaint triage</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Remediate model; compensating process; human override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Minimization; DP/anonymization; lawful basis; DPIA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Access logs; egress DLP</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Purge; rights response; breach notification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Threat model; secure SDLC; secret hygiene; red team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IDS/IPS; anomaly detection on prompts/outputs; logging</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response; patch; isolation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Scope constraints; human-in-loop; guardrails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Red-team; post-market monitoring</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Kill-switch; recall; user notice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IP / Legal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provenance; vendor indemnities; output filters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Plagiarism/overlap checks; audit logs</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Takedown; settlement; policy revision</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SLA; multi-vendor strategy; capacity planning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Availability monitoring; cost anomaly detection</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Failover; scale; contract remediation</w:t>
            </w:r>
          </w:p>
        </w:tc>
      </w:tr>
    </w:tbl>
    <w:p>
      <w:pPr>
        <w:pStyle w:val="Heading2"/>
      </w:pPr>
      <w:r>
        <w:t xml:space="preserve">10.4 Risk Register</w:t>
      </w:r>
    </w:p>
    <w:p>
      <w:pPr>
        <w:spacing w:after="60" w:before="60"/>
      </w:pPr>
      <w:r>
        <w:t xml:space="preserve">The AI Risk Register is the authoritative log of AI risks, controls, and residual exposure. A template is in Appendix E. The register feeds enterprise risk reporting and Board-level reporting.</w:t>
      </w:r>
    </w:p>
    <w:p>
      <w:pPr>
        <w:spacing w:after="60" w:before="60"/>
        <w:rPr>
          <w:ins w:id="25" w:author="Claude" w:date="2026-04-18T00:00:00Z"/>
        </w:rPr>
      </w:pPr>
      <w:ins w:id="26" w:author="Claude" w:date="2026-04-18T00:00:00Z">
        <w:r>
          <w:rPr/>
          <w:t xml:space="preserve">Per NIST AI RMF 1.0 MANAGE 1.3 and 1.4, each register entry must record: (a) the risk response option selected — Mitigate, Transfer, Avoid, or Accept; (b) the controls applied; and (c) the documented residual risk remaining after treatment, so that downstream acquirers and end users are informed of unmitigated exposure. These fields are required in Appendix E.</w:t>
        </w:r>
      </w:ins>
    </w:p>
    <w:p>
      <w:pPr>
        <w:pStyle w:val="Heading1"/>
        <w:pageBreakBefore/>
      </w:pPr>
      <w:r>
        <w:t xml:space="preserve">Part IV — AI Lifecycle and Cross-Functional Controls</w:t>
      </w:r>
    </w:p>
    <w:p>
      <w:pPr>
        <w:spacing w:after="60" w:before="60"/>
      </w:pPr>
      <w:r>
        <w:t xml:space="preserve">Part IV describes how the program translates policy into action across the full AI lifecycle and across the cross-functional areas that most often drive material risk: data, third parties, human oversight, and transparency.</w:t>
      </w:r>
    </w:p>
    <w:p>
      <w:pPr>
        <w:pStyle w:val="Heading1"/>
        <w:pageBreakBefore/>
      </w:pPr>
      <w:r>
        <w:t xml:space="preserve">11. AI Lifecycle Controls</w:t>
      </w:r>
    </w:p>
    <w:p>
      <w:pPr>
        <w:spacing w:after="60" w:before="60"/>
      </w:pPr>
      <w:r>
        <w:t xml:space="preserve">Every in-scope AI system passes through seven lifecycle stages. Each stage has defined gates, required artifacts, owners, and approvals.</w:t>
      </w:r>
    </w:p>
    <w:p>
      <w:pPr>
        <w:spacing w:after="60" w:before="60"/>
        <w:rPr>
          <w:ins w:id="27" w:author="Claude" w:date="2026-04-18T00:00:00Z"/>
        </w:rPr>
      </w:pPr>
      <w:ins w:id="28" w:author="Claude" w:date="2026-04-18T00:00:00Z">
        <w:r>
          <w:rPr/>
          <w:t xml:space="preserve">NIST AI RMF 1.0 designates Test, Evaluation, Verification, and Validation (TEVV) as a distinct AI actor role that operates continuously across all lifecycle stages — not just at G3 and G4. TEVV actors are, as a best practice, independent from the builders and deployers of the system they assess. TEVV outputs inform the MAP, MEASURE, and MANAGE functions and are the primary mechanism for confirming that trustworthiness characteristics are met before and after deployment. Each gate (G1–G7) below specifies the TEVV artifacts required.</w:t>
        </w:r>
      </w:ins>
    </w:p>
    <w:p>
      <w:pPr>
        <w:pStyle w:val="Heading2"/>
      </w:pPr>
      <w:r>
        <w:t xml:space="preserve">11.1 Lifecycle Stages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880"/>
        <w:gridCol w:w="288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Stage</w:t>
            </w:r>
          </w:p>
        </w:tc>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Purpose</w:t>
            </w:r>
          </w:p>
        </w:tc>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Required Artifacts</w:t>
            </w:r>
          </w:p>
        </w:tc>
        <w:tc>
          <w:tcPr>
            <w:tcW w:type="dxa" w:w="28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Gate / Approver</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Ideation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Define problem, value, alternatives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Form; problem statement</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G1: AIRWG triage (tier provisional)</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Design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Select approach, data, architecture, controls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Solution design; data sourcing plan; initial AIA</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G2: AIRWG (design review)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Develop / Train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Build/train/configure the system</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report; data sheet; bias tests; unit tests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G3: Technical review</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Validate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Independent testing against requirements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final; red-team report; fairness and robustness report; Model Card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G4: AIRWG for Medium; AIGC for High</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 Deploy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Release to production with required controls</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Deployment plan; monitoring plan; human-oversight plan; rollback plan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G5: Change Advisory + AIRWG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 Monitor / Operate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Run safely and measurably in production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incident log; quarterly review</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(owner) + periodic (AIRWG)</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7. Retire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Decommission with data handling and notice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Retirement plan; data disposition record; user notice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G7: AIRWG close-out</w:t>
            </w:r>
          </w:p>
        </w:tc>
      </w:tr>
    </w:tbl>
    <w:p>
      <w:pPr>
        <w:pStyle w:val="Heading2"/>
      </w:pPr>
      <w:r>
        <w:t xml:space="preserve">11.2 Gate Details</w:t>
      </w:r>
    </w:p>
    <w:p>
      <w:pPr>
        <w:pStyle w:val="Heading3"/>
      </w:pPr>
      <w:r>
        <w:t xml:space="preserve">11.2.1 G1 — Intake and Triage</w:t>
      </w:r>
    </w:p>
    <w:p>
      <w:pPr>
        <w:pStyle w:val="ListParagraph"/>
        <w:numPr>
          <w:ilvl w:val="0"/>
          <w:numId w:val="2"/>
        </w:numPr>
        <w:spacing w:after="40" w:before="40"/>
      </w:pPr>
      <w:r>
        <w:t xml:space="preserve">Confirm scope; confirm no prohibited use.</w:t>
      </w:r>
    </w:p>
    <w:p>
      <w:pPr>
        <w:pStyle w:val="ListParagraph"/>
        <w:numPr>
          <w:ilvl w:val="0"/>
          <w:numId w:val="2"/>
        </w:numPr>
        <w:spacing w:after="40" w:before="40"/>
      </w:pPr>
      <w:r>
        <w:t xml:space="preserve">Assign provisional risk tier; assign Model Owner; assign AIRWG reviewer.</w:t>
      </w:r>
    </w:p>
    <w:p>
      <w:pPr>
        <w:pStyle w:val="ListParagraph"/>
        <w:numPr>
          <w:ilvl w:val="0"/>
          <w:numId w:val="2"/>
        </w:numPr>
        <w:spacing w:after="40" w:before="40"/>
      </w:pPr>
      <w:r>
        <w:t xml:space="preserve">Issue or deny a "permission to build" within 5 business days.</w:t>
      </w:r>
    </w:p>
    <w:p>
      <w:pPr>
        <w:pStyle w:val="Heading3"/>
      </w:pPr>
      <w:r>
        <w:t xml:space="preserve">11.2.2 G2 — Design Review</w:t>
      </w:r>
    </w:p>
    <w:p>
      <w:pPr>
        <w:pStyle w:val="ListParagraph"/>
        <w:numPr>
          <w:ilvl w:val="0"/>
          <w:numId w:val="2"/>
        </w:numPr>
        <w:spacing w:after="40" w:before="40"/>
      </w:pPr>
      <w:r>
        <w:t xml:space="preserve">Data sources reviewed for rights and provenance.</w:t>
      </w:r>
    </w:p>
    <w:p>
      <w:pPr>
        <w:pStyle w:val="ListParagraph"/>
        <w:numPr>
          <w:ilvl w:val="0"/>
          <w:numId w:val="2"/>
        </w:numPr>
        <w:spacing w:after="40" w:before="40"/>
      </w:pPr>
      <w:r>
        <w:t xml:space="preserve">Architecture reviewed for security, privacy, and dependency risk.</w:t>
      </w:r>
    </w:p>
    <w:p>
      <w:pPr>
        <w:pStyle w:val="ListParagraph"/>
        <w:numPr>
          <w:ilvl w:val="0"/>
          <w:numId w:val="2"/>
        </w:numPr>
        <w:spacing w:after="40" w:before="40"/>
      </w:pPr>
      <w:r>
        <w:t xml:space="preserve">Initial AIA issued; control plan drafted.</w:t>
      </w:r>
    </w:p>
    <w:p>
      <w:pPr>
        <w:pStyle w:val="Heading3"/>
      </w:pPr>
      <w:r>
        <w:t xml:space="preserve">11.2.3 G3 — Technical Review</w:t>
      </w:r>
    </w:p>
    <w:p>
      <w:pPr>
        <w:pStyle w:val="ListParagraph"/>
        <w:numPr>
          <w:ilvl w:val="0"/>
          <w:numId w:val="2"/>
        </w:numPr>
        <w:spacing w:after="40" w:before="40"/>
      </w:pPr>
      <w:r>
        <w:t xml:space="preserve">Code and pipeline reviewed; secrets and permissions checked.</w:t>
      </w:r>
    </w:p>
    <w:p>
      <w:pPr>
        <w:pStyle w:val="ListParagraph"/>
        <w:numPr>
          <w:ilvl w:val="0"/>
          <w:numId w:val="2"/>
        </w:numPr>
        <w:spacing w:after="40" w:before="40"/>
      </w:pPr>
      <w:r>
        <w:t xml:space="preserve">Training records reproducible; datasheets and model lineage captured.</w:t>
      </w:r>
    </w:p>
    <w:p>
      <w:pPr>
        <w:pStyle w:val="Heading3"/>
      </w:pPr>
      <w:r>
        <w:t xml:space="preserve">11.2.4 G4 — Validation</w:t>
      </w:r>
    </w:p>
    <w:p>
      <w:pPr>
        <w:pStyle w:val="ListParagraph"/>
        <w:numPr>
          <w:ilvl w:val="0"/>
          <w:numId w:val="2"/>
        </w:numPr>
        <w:spacing w:after="40" w:before="40"/>
      </w:pPr>
      <w:r>
        <w:t xml:space="preserve">Accuracy, fairness, robustness, and safety testing complete and documented.</w:t>
      </w:r>
    </w:p>
    <w:p>
      <w:pPr>
        <w:pStyle w:val="ListParagraph"/>
        <w:numPr>
          <w:ilvl w:val="0"/>
          <w:numId w:val="2"/>
        </w:numPr>
        <w:spacing w:after="40" w:before="40"/>
      </w:pPr>
      <w:r>
        <w:t xml:space="preserve">Red-team results triaged; material findings remediated.</w:t>
      </w:r>
    </w:p>
    <w:p>
      <w:pPr>
        <w:pStyle w:val="ListParagraph"/>
        <w:numPr>
          <w:ilvl w:val="0"/>
          <w:numId w:val="2"/>
        </w:numPr>
        <w:spacing w:after="40" w:before="40"/>
      </w:pPr>
      <w:r>
        <w:t xml:space="preserve">Model Card complete; AIA finalized; residual risks accepted by AIRWG/AIGC.</w:t>
      </w:r>
    </w:p>
    <w:p>
      <w:pPr>
        <w:pStyle w:val="Heading3"/>
      </w:pPr>
      <w:r>
        <w:t xml:space="preserve">11.2.5 G5 — Deployment</w:t>
      </w:r>
    </w:p>
    <w:p>
      <w:pPr>
        <w:pStyle w:val="ListParagraph"/>
        <w:numPr>
          <w:ilvl w:val="0"/>
          <w:numId w:val="2"/>
        </w:numPr>
        <w:spacing w:after="40" w:before="40"/>
      </w:pPr>
      <w:r>
        <w:t xml:space="preserve">Monitoring configured; alerting validated; on-call defined.</w:t>
      </w:r>
    </w:p>
    <w:p>
      <w:pPr>
        <w:pStyle w:val="ListParagraph"/>
        <w:numPr>
          <w:ilvl w:val="0"/>
          <w:numId w:val="2"/>
        </w:numPr>
        <w:spacing w:after="40" w:before="40"/>
      </w:pPr>
      <w:r>
        <w:t xml:space="preserve">Human-oversight controls tested end-to-end (including override path).</w:t>
      </w:r>
    </w:p>
    <w:p>
      <w:pPr>
        <w:pStyle w:val="ListParagraph"/>
        <w:numPr>
          <w:ilvl w:val="0"/>
          <w:numId w:val="2"/>
        </w:numPr>
        <w:spacing w:after="40" w:before="40"/>
      </w:pPr>
      <w:r>
        <w:t xml:space="preserve">Rollback rehearsed; user notices live.</w:t>
      </w:r>
    </w:p>
    <w:p>
      <w:pPr>
        <w:pStyle w:val="Heading3"/>
      </w:pPr>
      <w:r>
        <w:t xml:space="preserve">11.2.6 Continuous — Monitor / Operate</w:t>
      </w:r>
    </w:p>
    <w:p>
      <w:pPr>
        <w:pStyle w:val="ListParagraph"/>
        <w:numPr>
          <w:ilvl w:val="0"/>
          <w:numId w:val="2"/>
        </w:numPr>
        <w:spacing w:after="40" w:before="40"/>
      </w:pPr>
      <w:r>
        <w:t xml:space="preserve">Live performance, bias, drift, and safety monitoring.</w:t>
      </w:r>
    </w:p>
    <w:p>
      <w:pPr>
        <w:pStyle w:val="ListParagraph"/>
        <w:numPr>
          <w:ilvl w:val="0"/>
          <w:numId w:val="2"/>
        </w:numPr>
        <w:spacing w:after="40" w:before="40"/>
      </w:pPr>
      <w:r>
        <w:t xml:space="preserve">Quarterly review of metrics, complaints, and incidents by AIRWG.</w:t>
      </w:r>
    </w:p>
    <w:p>
      <w:pPr>
        <w:pStyle w:val="ListParagraph"/>
        <w:numPr>
          <w:ilvl w:val="0"/>
          <w:numId w:val="2"/>
        </w:numPr>
        <w:spacing w:after="40" w:before="40"/>
      </w:pPr>
      <w:r>
        <w:t xml:space="preserve">Annual reaffirmation of risk tier and AIA.</w:t>
      </w:r>
    </w:p>
    <w:p>
      <w:pPr>
        <w:pStyle w:val="Heading3"/>
      </w:pPr>
      <w:r>
        <w:t xml:space="preserve">11.2.7 G7 — Retirement</w:t>
      </w:r>
    </w:p>
    <w:p>
      <w:pPr>
        <w:pStyle w:val="ListParagraph"/>
        <w:numPr>
          <w:ilvl w:val="0"/>
          <w:numId w:val="2"/>
        </w:numPr>
        <w:spacing w:after="40" w:before="40"/>
      </w:pPr>
      <w:r>
        <w:t xml:space="preserve">Data disposition performed per policy (delete, anonymize, archive).</w:t>
      </w:r>
    </w:p>
    <w:p>
      <w:pPr>
        <w:pStyle w:val="ListParagraph"/>
        <w:numPr>
          <w:ilvl w:val="0"/>
          <w:numId w:val="2"/>
        </w:numPr>
        <w:spacing w:after="40" w:before="40"/>
      </w:pPr>
      <w:r>
        <w:t xml:space="preserve">Affected users notified; API contracts honored; records retained per policy.</w:t>
      </w:r>
    </w:p>
    <w:p>
      <w:pPr>
        <w:pStyle w:val="ListParagraph"/>
        <w:numPr>
          <w:ilvl w:val="0"/>
          <w:numId w:val="2"/>
        </w:numPr>
        <w:spacing w:after="40" w:before="40"/>
        <w:rPr>
          <w:ins w:id="29" w:author="Claude" w:date="2026-04-18T00:00:00Z"/>
        </w:rPr>
      </w:pPr>
      <w:ins w:id="30" w:author="Claude" w:date="2026-04-18T00:00:00Z">
        <w:r>
          <w:rPr/>
          <w:t xml:space="preserve">Disengage / deactivate / supersede (MANAGE 2.4): a named mechanism exists — documented in the system’s inventory record — to override, suspend, or deactivate the system in real time if it demonstrates performance or outcomes inconsistent with intended use. The trigger, authority level, escalation path, and expected recovery time are defined before the system enters production.</w:t>
        </w:r>
      </w:ins>
    </w:p>
    <w:p>
      <w:pPr>
        <w:pStyle w:val="Heading1"/>
        <w:pageBreakBefore/>
      </w:pPr>
      <w:r>
        <w:t xml:space="preserve">12. Data Governance for AI</w:t>
      </w:r>
    </w:p>
    <w:p>
      <w:pPr>
        <w:spacing w:after="60" w:before="60"/>
      </w:pPr>
      <w:r>
        <w:t xml:space="preserve">AI systems inherit the rights, risks, and quality of the data they use. The Data-for-AI Standard applies to training, fine-tuning, retrieval augmentation, evaluation, and inference data.</w:t>
      </w:r>
    </w:p>
    <w:p>
      <w:pPr>
        <w:pStyle w:val="Heading2"/>
      </w:pPr>
      <w:r>
        <w:t xml:space="preserve">12.1 Principles</w:t>
      </w:r>
    </w:p>
    <w:p>
      <w:pPr>
        <w:pStyle w:val="ListParagraph"/>
        <w:numPr>
          <w:ilvl w:val="0"/>
          <w:numId w:val="2"/>
        </w:numPr>
        <w:spacing w:after="40" w:before="40"/>
      </w:pPr>
      <w:r>
        <w:t xml:space="preserve">Lawful basis and rights to use are confirmed before data is used.</w:t>
      </w:r>
    </w:p>
    <w:p>
      <w:pPr>
        <w:pStyle w:val="ListParagraph"/>
        <w:numPr>
          <w:ilvl w:val="0"/>
          <w:numId w:val="2"/>
        </w:numPr>
        <w:spacing w:after="40" w:before="40"/>
      </w:pPr>
      <w:r>
        <w:t xml:space="preserve">Personal data is minimized — both categories and retention.</w:t>
      </w:r>
    </w:p>
    <w:p>
      <w:pPr>
        <w:pStyle w:val="ListParagraph"/>
        <w:numPr>
          <w:ilvl w:val="0"/>
          <w:numId w:val="2"/>
        </w:numPr>
        <w:spacing w:after="40" w:before="40"/>
      </w:pPr>
      <w:r>
        <w:t xml:space="preserve">Sensitive categories (biometric, health, children's, financial, union, etc.) receive heightened controls.</w:t>
      </w:r>
    </w:p>
    <w:p>
      <w:pPr>
        <w:pStyle w:val="ListParagraph"/>
        <w:numPr>
          <w:ilvl w:val="0"/>
          <w:numId w:val="2"/>
        </w:numPr>
        <w:spacing w:after="40" w:before="40"/>
      </w:pPr>
      <w:r>
        <w:t xml:space="preserve">Provenance and lineage are documented and preserved.</w:t>
      </w:r>
    </w:p>
    <w:p>
      <w:pPr>
        <w:pStyle w:val="ListParagraph"/>
        <w:numPr>
          <w:ilvl w:val="0"/>
          <w:numId w:val="2"/>
        </w:numPr>
        <w:spacing w:after="40" w:before="40"/>
      </w:pPr>
      <w:r>
        <w:t xml:space="preserve">Data quality is measured — not assumed.</w:t>
      </w:r>
    </w:p>
    <w:p>
      <w:pPr>
        <w:pStyle w:val="ListParagraph"/>
        <w:numPr>
          <w:ilvl w:val="0"/>
          <w:numId w:val="2"/>
        </w:numPr>
        <w:spacing w:after="40" w:before="40"/>
      </w:pPr>
      <w:r>
        <w:t xml:space="preserve">Cross-border transfers comply with applicable law.</w:t>
      </w:r>
    </w:p>
    <w:p>
      <w:pPr>
        <w:pStyle w:val="Heading2"/>
      </w:pPr>
      <w:r>
        <w:t xml:space="preserve">12.2 Training and Fine-Tuning Data</w:t>
      </w:r>
    </w:p>
    <w:p>
      <w:pPr>
        <w:pStyle w:val="ListParagraph"/>
        <w:numPr>
          <w:ilvl w:val="0"/>
          <w:numId w:val="2"/>
        </w:numPr>
        <w:spacing w:after="40" w:before="40"/>
      </w:pPr>
      <w:r>
        <w:t xml:space="preserve">Sources are catalogued with license/terms-of-use references.</w:t>
      </w:r>
    </w:p>
    <w:p>
      <w:pPr>
        <w:pStyle w:val="ListParagraph"/>
        <w:numPr>
          <w:ilvl w:val="0"/>
          <w:numId w:val="2"/>
        </w:numPr>
        <w:spacing w:after="40" w:before="40"/>
      </w:pPr>
      <w:r>
        <w:t xml:space="preserve">Scraped or third-party datasets are reviewed by Legal; high-risk datasets are excluded.</w:t>
      </w:r>
    </w:p>
    <w:p>
      <w:pPr>
        <w:pStyle w:val="ListParagraph"/>
        <w:numPr>
          <w:ilvl w:val="0"/>
          <w:numId w:val="2"/>
        </w:numPr>
        <w:spacing w:after="40" w:before="40"/>
      </w:pPr>
      <w:r>
        <w:t xml:space="preserve">Synthetic data is documented including generator, seed data, and intended use.</w:t>
      </w:r>
    </w:p>
    <w:p>
      <w:pPr>
        <w:pStyle w:val="ListParagraph"/>
        <w:numPr>
          <w:ilvl w:val="0"/>
          <w:numId w:val="2"/>
        </w:numPr>
        <w:spacing w:after="40" w:before="40"/>
      </w:pPr>
      <w:r>
        <w:t xml:space="preserve">Datasheets accompany all training datasets; data versions are immutable.</w:t>
      </w:r>
    </w:p>
    <w:p>
      <w:pPr>
        <w:pStyle w:val="Heading2"/>
      </w:pPr>
      <w:r>
        <w:t xml:space="preserve">12.3 Retrieval and Inference Data</w:t>
      </w:r>
    </w:p>
    <w:p>
      <w:pPr>
        <w:pStyle w:val="ListParagraph"/>
        <w:numPr>
          <w:ilvl w:val="0"/>
          <w:numId w:val="2"/>
        </w:numPr>
        <w:spacing w:after="40" w:before="40"/>
      </w:pPr>
      <w:r>
        <w:t xml:space="preserve">For RAG systems, source documents must have usage rights for retrieval and for LLM context.</w:t>
      </w:r>
    </w:p>
    <w:p>
      <w:pPr>
        <w:pStyle w:val="ListParagraph"/>
        <w:numPr>
          <w:ilvl w:val="0"/>
          <w:numId w:val="2"/>
        </w:numPr>
        <w:spacing w:after="40" w:before="40"/>
      </w:pPr>
      <w:r>
        <w:t xml:space="preserve">Prompt and completion logs are classified as potentially containing personal, confidential, or privileged data; retention is minimized.</w:t>
      </w:r>
    </w:p>
    <w:p>
      <w:pPr>
        <w:pStyle w:val="ListParagraph"/>
        <w:numPr>
          <w:ilvl w:val="0"/>
          <w:numId w:val="2"/>
        </w:numPr>
        <w:spacing w:after="40" w:before="40"/>
      </w:pPr>
      <w:r>
        <w:t xml:space="preserve">Customer data used in LLM prompts is governed by existing customer data agreements; vendor assurances (no training, isolation, data residency) are contractually enforced.</w:t>
      </w:r>
    </w:p>
    <w:p>
      <w:pPr>
        <w:pStyle w:val="Heading2"/>
      </w:pPr>
      <w:r>
        <w:t xml:space="preserve">12.4 Evaluation Data</w:t>
      </w:r>
    </w:p>
    <w:p>
      <w:pPr>
        <w:pStyle w:val="ListParagraph"/>
        <w:numPr>
          <w:ilvl w:val="0"/>
          <w:numId w:val="2"/>
        </w:numPr>
        <w:spacing w:after="40" w:before="40"/>
      </w:pPr>
      <w:r>
        <w:t xml:space="preserve">Holdouts and evaluation sets are isolated from training.</w:t>
      </w:r>
    </w:p>
    <w:p>
      <w:pPr>
        <w:pStyle w:val="ListParagraph"/>
        <w:numPr>
          <w:ilvl w:val="0"/>
          <w:numId w:val="2"/>
        </w:numPr>
        <w:spacing w:after="40" w:before="40"/>
      </w:pPr>
      <w:r>
        <w:t xml:space="preserve">Fairness evaluation data includes representative subgroup coverage.</w:t>
      </w:r>
    </w:p>
    <w:p>
      <w:pPr>
        <w:pStyle w:val="ListParagraph"/>
        <w:numPr>
          <w:ilvl w:val="0"/>
          <w:numId w:val="2"/>
        </w:numPr>
        <w:spacing w:after="40" w:before="40"/>
      </w:pPr>
      <w:r>
        <w:t xml:space="preserve">Evaluation sets are versioned and re-used to detect regression.</w:t>
      </w:r>
    </w:p>
    <w:p>
      <w:pPr>
        <w:pStyle w:val="Heading2"/>
      </w:pPr>
      <w:r>
        <w:t xml:space="preserve">12.5 Rights Handling</w:t>
      </w:r>
    </w:p>
    <w:p>
      <w:pPr>
        <w:pStyle w:val="ListParagraph"/>
        <w:numPr>
          <w:ilvl w:val="0"/>
          <w:numId w:val="2"/>
        </w:numPr>
        <w:spacing w:after="40" w:before="40"/>
      </w:pPr>
      <w:r>
        <w:t xml:space="preserve">Data subject requests (access, deletion, correction, objection, opt-out of profiling) are operationalized for AI systems, including training data, vector stores, and caches.</w:t>
      </w:r>
    </w:p>
    <w:p>
      <w:pPr>
        <w:pStyle w:val="ListParagraph"/>
        <w:numPr>
          <w:ilvl w:val="0"/>
          <w:numId w:val="2"/>
        </w:numPr>
        <w:spacing w:after="40" w:before="40"/>
      </w:pPr>
      <w:r>
        <w:t xml:space="preserve">Deletion for AI means functional deletion where technically feasible, and otherwise documented equivalent measures (e.g., unlearning, suppression, re-training with prior version).</w:t>
      </w:r>
    </w:p>
    <w:p>
      <w:pPr>
        <w:pStyle w:val="ListParagraph"/>
        <w:numPr>
          <w:ilvl w:val="0"/>
          <w:numId w:val="2"/>
        </w:numPr>
        <w:spacing w:after="40" w:before="40"/>
      </w:pPr>
      <w:r>
        <w:t xml:space="preserve">Automated-decision rights are surfaced in UX and honored operationally.</w:t>
      </w:r>
    </w:p>
    <w:p>
      <w:pPr>
        <w:pStyle w:val="ListParagraph"/>
        <w:numPr>
          <w:ilvl w:val="0"/>
          <w:numId w:val="2"/>
        </w:numPr>
        <w:spacing w:after="40" w:before="40"/>
        <w:rPr>
          <w:ins w:id="31" w:author="Claude" w:date="2026-04-18T00:00:00Z"/>
        </w:rPr>
      </w:pPr>
      <w:ins w:id="32" w:author="Claude" w:date="2026-04-18T00:00:00Z">
        <w:r>
          <w:rPr/>
          <w:t xml:space="preserve">Training data provenance is maintained throughout the data lifecycle: source, collection date, licence or legal basis, and attribution metadata are recorded and retained. Training datasets may be subject to copyright, database rights, and privacy law; all applicable intellectual property rights are confirmed before use. Per NIST AI RMF 1.0 §3.4, the ability to attribute model decisions to subsets of training data supports both transparency and accountability and is documented where technically feasible.</w:t>
        </w:r>
      </w:ins>
    </w:p>
    <w:p>
      <w:pPr>
        <w:pStyle w:val="Heading1"/>
        <w:pageBreakBefore/>
      </w:pPr>
      <w:r>
        <w:t xml:space="preserve">13. Third-Party and Vendor AI</w:t>
      </w:r>
    </w:p>
    <w:p>
      <w:pPr>
        <w:spacing w:after="60" w:before="60"/>
      </w:pPr>
      <w:r>
        <w:t xml:space="preserve">Most AI risk now enters the enterprise through vendors, embedded features, and foundation model providers. The Third-Party AI Standard extends the organization's existing third-party risk management program with AI-specific requirements.</w:t>
      </w:r>
    </w:p>
    <w:p>
      <w:pPr>
        <w:pStyle w:val="Heading2"/>
      </w:pPr>
      <w:r>
        <w:t xml:space="preserve">13.1 Intake</w:t>
      </w:r>
    </w:p>
    <w:p>
      <w:pPr>
        <w:pStyle w:val="ListParagraph"/>
        <w:numPr>
          <w:ilvl w:val="0"/>
          <w:numId w:val="2"/>
        </w:numPr>
        <w:spacing w:after="40" w:before="40"/>
      </w:pPr>
      <w:r>
        <w:t xml:space="preserve">All new software acquisitions are screened for AI capability; AI features are flagged even when not primary.</w:t>
      </w:r>
    </w:p>
    <w:p>
      <w:pPr>
        <w:pStyle w:val="ListParagraph"/>
        <w:numPr>
          <w:ilvl w:val="0"/>
          <w:numId w:val="2"/>
        </w:numPr>
        <w:spacing w:after="40" w:before="40"/>
      </w:pPr>
      <w:r>
        <w:t xml:space="preserve">Existing vendors reassess AI features annually; vendor changes that add AI features trigger re-review.</w:t>
      </w:r>
    </w:p>
    <w:p>
      <w:pPr>
        <w:pStyle w:val="Heading2"/>
      </w:pPr>
      <w:r>
        <w:t xml:space="preserve">13.2 Due Diligence</w:t>
      </w:r>
    </w:p>
    <w:p>
      <w:pPr>
        <w:spacing w:after="60" w:before="60"/>
      </w:pPr>
      <w:r>
        <w:t xml:space="preserve">The Vendor AI Due Diligence Questionnaire (Appendix G) covers:</w:t>
      </w:r>
    </w:p>
    <w:p>
      <w:pPr>
        <w:pStyle w:val="ListParagraph"/>
        <w:numPr>
          <w:ilvl w:val="0"/>
          <w:numId w:val="2"/>
        </w:numPr>
        <w:spacing w:after="40" w:before="40"/>
      </w:pPr>
      <w:r>
        <w:t xml:space="preserve">Model provenance and foundation model providers.</w:t>
      </w:r>
    </w:p>
    <w:p>
      <w:pPr>
        <w:pStyle w:val="ListParagraph"/>
        <w:numPr>
          <w:ilvl w:val="0"/>
          <w:numId w:val="2"/>
        </w:numPr>
        <w:spacing w:after="40" w:before="40"/>
      </w:pPr>
      <w:r>
        <w:t xml:space="preserve">Training data sources and rights.</w:t>
      </w:r>
    </w:p>
    <w:p>
      <w:pPr>
        <w:pStyle w:val="ListParagraph"/>
        <w:numPr>
          <w:ilvl w:val="0"/>
          <w:numId w:val="2"/>
        </w:numPr>
        <w:spacing w:after="40" w:before="40"/>
      </w:pPr>
      <w:r>
        <w:t xml:space="preserve">Use of customer data for training, evaluation, or tuning.</w:t>
      </w:r>
    </w:p>
    <w:p>
      <w:pPr>
        <w:pStyle w:val="ListParagraph"/>
        <w:numPr>
          <w:ilvl w:val="0"/>
          <w:numId w:val="2"/>
        </w:numPr>
        <w:spacing w:after="40" w:before="40"/>
      </w:pPr>
      <w:r>
        <w:t xml:space="preserve">Security certifications and AI-specific testing (red-team, bias).</w:t>
      </w:r>
    </w:p>
    <w:p>
      <w:pPr>
        <w:pStyle w:val="ListParagraph"/>
        <w:numPr>
          <w:ilvl w:val="0"/>
          <w:numId w:val="2"/>
        </w:numPr>
        <w:spacing w:after="40" w:before="40"/>
      </w:pPr>
      <w:r>
        <w:t xml:space="preserve">Privacy practices, sub-processors, data residency, transfer mechanisms.</w:t>
      </w:r>
    </w:p>
    <w:p>
      <w:pPr>
        <w:pStyle w:val="ListParagraph"/>
        <w:numPr>
          <w:ilvl w:val="0"/>
          <w:numId w:val="2"/>
        </w:numPr>
        <w:spacing w:after="40" w:before="40"/>
      </w:pPr>
      <w:r>
        <w:t xml:space="preserve">Transparency and user notice practices.</w:t>
      </w:r>
    </w:p>
    <w:p>
      <w:pPr>
        <w:pStyle w:val="ListParagraph"/>
        <w:numPr>
          <w:ilvl w:val="0"/>
          <w:numId w:val="2"/>
        </w:numPr>
        <w:spacing w:after="40" w:before="40"/>
      </w:pPr>
      <w:r>
        <w:t xml:space="preserve">Incident and vulnerability reporting commitments.</w:t>
      </w:r>
    </w:p>
    <w:p>
      <w:pPr>
        <w:pStyle w:val="ListParagraph"/>
        <w:numPr>
          <w:ilvl w:val="0"/>
          <w:numId w:val="2"/>
        </w:numPr>
        <w:spacing w:after="40" w:before="40"/>
      </w:pPr>
      <w:r>
        <w:t xml:space="preserve">Conformity with EU AI Act and other applicable regimes if the vendor supplies high-risk systems.</w:t>
      </w:r>
    </w:p>
    <w:p>
      <w:pPr>
        <w:pStyle w:val="ListParagraph"/>
        <w:numPr>
          <w:ilvl w:val="0"/>
          <w:numId w:val="2"/>
        </w:numPr>
        <w:spacing w:after="40" w:before="40"/>
      </w:pPr>
      <w:r>
        <w:t xml:space="preserve">Financial and operational viability.</w:t>
      </w:r>
    </w:p>
    <w:p>
      <w:pPr>
        <w:pStyle w:val="Heading2"/>
      </w:pPr>
      <w:r>
        <w:t xml:space="preserve">13.3 Contract Clauses</w:t>
      </w:r>
    </w:p>
    <w:p>
      <w:pPr>
        <w:spacing w:after="60" w:before="60"/>
      </w:pPr>
      <w:r>
        <w:t xml:space="preserve">Minimum AI-specific contract clauses include, as applicable:</w:t>
      </w:r>
    </w:p>
    <w:p>
      <w:pPr>
        <w:pStyle w:val="ListParagraph"/>
        <w:numPr>
          <w:ilvl w:val="0"/>
          <w:numId w:val="2"/>
        </w:numPr>
        <w:spacing w:after="40" w:before="40"/>
      </w:pPr>
      <w:r>
        <w:t xml:space="preserve">No training on customer data without written consent.</w:t>
      </w:r>
    </w:p>
    <w:p>
      <w:pPr>
        <w:pStyle w:val="ListParagraph"/>
        <w:numPr>
          <w:ilvl w:val="0"/>
          <w:numId w:val="2"/>
        </w:numPr>
        <w:spacing w:after="40" w:before="40"/>
      </w:pPr>
      <w:r>
        <w:t xml:space="preserve">Data residency and sub-processor controls; sub-processor change notice and right to object.</w:t>
      </w:r>
    </w:p>
    <w:p>
      <w:pPr>
        <w:pStyle w:val="ListParagraph"/>
        <w:numPr>
          <w:ilvl w:val="0"/>
          <w:numId w:val="2"/>
        </w:numPr>
        <w:spacing w:after="40" w:before="40"/>
      </w:pPr>
      <w:r>
        <w:t xml:space="preserve">IP indemnity for outputs, with clear carve-outs.</w:t>
      </w:r>
    </w:p>
    <w:p>
      <w:pPr>
        <w:pStyle w:val="ListParagraph"/>
        <w:numPr>
          <w:ilvl w:val="0"/>
          <w:numId w:val="2"/>
        </w:numPr>
        <w:spacing w:after="40" w:before="40"/>
      </w:pPr>
      <w:r>
        <w:t xml:space="preserve">Security and privacy standards and audit rights.</w:t>
      </w:r>
    </w:p>
    <w:p>
      <w:pPr>
        <w:pStyle w:val="ListParagraph"/>
        <w:numPr>
          <w:ilvl w:val="0"/>
          <w:numId w:val="2"/>
        </w:numPr>
        <w:spacing w:after="40" w:before="40"/>
      </w:pPr>
      <w:r>
        <w:t xml:space="preserve">Incident notification windows (e.g., 24–72 hours).</w:t>
      </w:r>
    </w:p>
    <w:p>
      <w:pPr>
        <w:pStyle w:val="ListParagraph"/>
        <w:numPr>
          <w:ilvl w:val="0"/>
          <w:numId w:val="2"/>
        </w:numPr>
        <w:spacing w:after="40" w:before="40"/>
      </w:pPr>
      <w:r>
        <w:t xml:space="preserve">Notice of material model changes or migrations.</w:t>
      </w:r>
    </w:p>
    <w:p>
      <w:pPr>
        <w:pStyle w:val="ListParagraph"/>
        <w:numPr>
          <w:ilvl w:val="0"/>
          <w:numId w:val="2"/>
        </w:numPr>
        <w:spacing w:after="40" w:before="40"/>
      </w:pPr>
      <w:r>
        <w:t xml:space="preserve">Evidence of EU AI Act provider obligations where applicable (technical documentation, conformity, post-market monitoring cooperation).</w:t>
      </w:r>
    </w:p>
    <w:p>
      <w:pPr>
        <w:pStyle w:val="ListParagraph"/>
        <w:numPr>
          <w:ilvl w:val="0"/>
          <w:numId w:val="2"/>
        </w:numPr>
        <w:spacing w:after="40" w:before="40"/>
      </w:pPr>
      <w:r>
        <w:t xml:space="preserve">Clear allocation of roles under applicable privacy law (controller/processor or equivalent).</w:t>
      </w:r>
    </w:p>
    <w:p>
      <w:pPr>
        <w:pStyle w:val="ListParagraph"/>
        <w:numPr>
          <w:ilvl w:val="0"/>
          <w:numId w:val="2"/>
        </w:numPr>
        <w:spacing w:after="40" w:before="40"/>
      </w:pPr>
      <w:r>
        <w:t xml:space="preserve">Exit, portability, and data return/destruction obligations.</w:t>
      </w:r>
    </w:p>
    <w:p>
      <w:pPr>
        <w:pStyle w:val="Heading2"/>
      </w:pPr>
      <w:r>
        <w:t xml:space="preserve">13.4 Ongoing Monitoring</w:t>
      </w:r>
    </w:p>
    <w:p>
      <w:pPr>
        <w:pStyle w:val="ListParagraph"/>
        <w:numPr>
          <w:ilvl w:val="0"/>
          <w:numId w:val="2"/>
        </w:numPr>
        <w:spacing w:after="40" w:before="40"/>
      </w:pPr>
      <w:r>
        <w:t xml:space="preserve">Vendor performance and incident tracking.</w:t>
      </w:r>
    </w:p>
    <w:p>
      <w:pPr>
        <w:pStyle w:val="ListParagraph"/>
        <w:numPr>
          <w:ilvl w:val="0"/>
          <w:numId w:val="2"/>
        </w:numPr>
        <w:spacing w:after="40" w:before="40"/>
      </w:pPr>
      <w:r>
        <w:t xml:space="preserve">Annual refresh of due diligence.</w:t>
      </w:r>
    </w:p>
    <w:p>
      <w:pPr>
        <w:pStyle w:val="ListParagraph"/>
        <w:numPr>
          <w:ilvl w:val="0"/>
          <w:numId w:val="2"/>
        </w:numPr>
        <w:spacing w:after="40" w:before="40"/>
      </w:pPr>
      <w:r>
        <w:t xml:space="preserve">Feature-change notices reviewed by AIRWG.</w:t>
      </w:r>
    </w:p>
    <w:p>
      <w:pPr>
        <w:pStyle w:val="ListParagraph"/>
        <w:numPr>
          <w:ilvl w:val="0"/>
          <w:numId w:val="2"/>
        </w:numPr>
        <w:spacing w:after="40" w:before="40"/>
      </w:pPr>
      <w:r>
        <w:t xml:space="preserve">Concentration risk monitored — especially for foundation model providers.</w:t>
      </w:r>
    </w:p>
    <w:p>
      <w:pPr>
        <w:pStyle w:val="Heading1"/>
        <w:pageBreakBefore/>
      </w:pPr>
      <w:r>
        <w:t xml:space="preserve">14. Human Oversight and Accountability</w:t>
      </w:r>
    </w:p>
    <w:p>
      <w:pPr>
        <w:pStyle w:val="Heading2"/>
      </w:pPr>
      <w:r>
        <w:t xml:space="preserve">14.1 Oversight by Risk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7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Minimum Human Oversight</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Human-in-the-loop before any consequential action; two-person integrity for irreversible actions; documented override path; fully trained reviewers; reviewer load and fatigue managed; audit of reviewer decisions.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Human-on-the-loop — continuous sampling, complaint channel, and ability to override or recall; periodic review.</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Periodic sampling and user feedback channel; owner accountable for issues.</w:t>
            </w:r>
          </w:p>
        </w:tc>
      </w:tr>
    </w:tbl>
    <w:p>
      <w:pPr>
        <w:pStyle w:val="Heading2"/>
      </w:pPr>
      <w:r>
        <w:t xml:space="preserve">14.2 Designing Meaningful Oversight</w:t>
      </w:r>
    </w:p>
    <w:p>
      <w:pPr>
        <w:pStyle w:val="ListParagraph"/>
        <w:numPr>
          <w:ilvl w:val="0"/>
          <w:numId w:val="2"/>
        </w:numPr>
        <w:spacing w:after="40" w:before="40"/>
      </w:pPr>
      <w:r>
        <w:t xml:space="preserve">Reviewers must have sufficient information (explanation, confidence, prior decisions) to make a real decision — not rubber-stamp.</w:t>
      </w:r>
    </w:p>
    <w:p>
      <w:pPr>
        <w:pStyle w:val="ListParagraph"/>
        <w:numPr>
          <w:ilvl w:val="0"/>
          <w:numId w:val="2"/>
        </w:numPr>
        <w:spacing w:after="40" w:before="40"/>
      </w:pPr>
      <w:r>
        <w:t xml:space="preserve">Workflows must allow enough time and cognitive bandwidth for review.</w:t>
      </w:r>
    </w:p>
    <w:p>
      <w:pPr>
        <w:pStyle w:val="ListParagraph"/>
        <w:numPr>
          <w:ilvl w:val="0"/>
          <w:numId w:val="2"/>
        </w:numPr>
        <w:spacing w:after="40" w:before="40"/>
      </w:pPr>
      <w:r>
        <w:t xml:space="preserve">Escalation to a second reviewer is required for edge cases.</w:t>
      </w:r>
    </w:p>
    <w:p>
      <w:pPr>
        <w:pStyle w:val="ListParagraph"/>
        <w:numPr>
          <w:ilvl w:val="0"/>
          <w:numId w:val="2"/>
        </w:numPr>
        <w:spacing w:after="40" w:before="40"/>
      </w:pPr>
      <w:r>
        <w:t xml:space="preserve">Override logs are captured and used to improve the system.</w:t>
      </w:r>
    </w:p>
    <w:p>
      <w:pPr>
        <w:pStyle w:val="ListParagraph"/>
        <w:numPr>
          <w:ilvl w:val="0"/>
          <w:numId w:val="2"/>
        </w:numPr>
        <w:spacing w:after="40" w:before="40"/>
      </w:pPr>
      <w:r>
        <w:t xml:space="preserve">Incentive structures must not penalize reviewers for disagreeing with the model.</w:t>
      </w:r>
    </w:p>
    <w:p>
      <w:pPr>
        <w:pStyle w:val="Heading2"/>
      </w:pPr>
      <w:r>
        <w:t xml:space="preserve">14.3 Accountability</w:t>
      </w:r>
    </w:p>
    <w:p>
      <w:pPr>
        <w:pStyle w:val="ListParagraph"/>
        <w:numPr>
          <w:ilvl w:val="0"/>
          <w:numId w:val="2"/>
        </w:numPr>
        <w:spacing w:after="40" w:before="40"/>
      </w:pPr>
      <w:r>
        <w:t xml:space="preserve">Every production AI has a named Model Owner and named Approver on file.</w:t>
      </w:r>
    </w:p>
    <w:p>
      <w:pPr>
        <w:pStyle w:val="ListParagraph"/>
        <w:numPr>
          <w:ilvl w:val="0"/>
          <w:numId w:val="2"/>
        </w:numPr>
        <w:spacing w:after="40" w:before="40"/>
      </w:pPr>
      <w:r>
        <w:t xml:space="preserve">Accountability cannot be transferred to the model or to the vendor.</w:t>
      </w:r>
    </w:p>
    <w:p>
      <w:pPr>
        <w:pStyle w:val="ListParagraph"/>
        <w:numPr>
          <w:ilvl w:val="0"/>
          <w:numId w:val="2"/>
        </w:numPr>
        <w:spacing w:after="40" w:before="40"/>
      </w:pPr>
      <w:r>
        <w:t xml:space="preserve">Accountability persists through personnel changes via documented ownership transfers.</w:t>
      </w:r>
    </w:p>
    <w:p>
      <w:pPr>
        <w:pStyle w:val="ListParagraph"/>
        <w:numPr>
          <w:ilvl w:val="0"/>
          <w:numId w:val="2"/>
        </w:numPr>
        <w:spacing w:after="40" w:before="40"/>
        <w:rPr>
          <w:ins w:id="33" w:author="Claude" w:date="2026-04-18T00:00:00Z"/>
        </w:rPr>
      </w:pPr>
      <w:ins w:id="34" w:author="Claude" w:date="2026-04-18T00:00:00Z">
        <w:r>
          <w:rPr/>
          <w:t xml:space="preserve">NIST AI RMF 1.0 (Appendix A) defines a broader set of AI actors whose roles must be considered in accountability and oversight assignments: AI Designers, AI Developers, AI Deployers, Operators and Monitors, TEVV specialists, Human Factors professionals, Domain Experts, AI Impact Assessors, Procurement staff, and Governance and Oversight authorities — as well as external parties: third-party vendors, end users, affected individuals and communities, and the general public. The RACI matrix (Appendix I) should be read against this taxonomy; where an actor type falls outside the organisation, the oversight obligation defaults to the Deployer or the AI Review Working Group.</w:t>
        </w:r>
      </w:ins>
    </w:p>
    <w:p>
      <w:pPr>
        <w:pStyle w:val="Heading1"/>
        <w:pageBreakBefore/>
      </w:pPr>
      <w:r>
        <w:t xml:space="preserve">15. Transparency, Disclosure, and Communications</w:t>
      </w:r>
    </w:p>
    <w:p>
      <w:pPr>
        <w:pStyle w:val="Heading2"/>
      </w:pPr>
      <w:r>
        <w:t xml:space="preserve">15.1 Workforce Transparency</w:t>
      </w:r>
    </w:p>
    <w:p>
      <w:pPr>
        <w:pStyle w:val="ListParagraph"/>
        <w:numPr>
          <w:ilvl w:val="0"/>
          <w:numId w:val="2"/>
        </w:numPr>
        <w:spacing w:after="40" w:before="40"/>
      </w:pPr>
      <w:r>
        <w:t xml:space="preserve">The workforce is informed about what AI is used, where, and for what purpose, through accessible documentation.</w:t>
      </w:r>
    </w:p>
    <w:p>
      <w:pPr>
        <w:pStyle w:val="ListParagraph"/>
        <w:numPr>
          <w:ilvl w:val="0"/>
          <w:numId w:val="2"/>
        </w:numPr>
        <w:spacing w:after="40" w:before="40"/>
      </w:pPr>
      <w:r>
        <w:t xml:space="preserve">AI used in HR processes (recruiting, performance, monitoring) is disclosed per policy and applicable law.</w:t>
      </w:r>
    </w:p>
    <w:p>
      <w:pPr>
        <w:pStyle w:val="Heading2"/>
      </w:pPr>
      <w:r>
        <w:t xml:space="preserve">15.2 Customer and User Transparency</w:t>
      </w:r>
    </w:p>
    <w:p>
      <w:pPr>
        <w:pStyle w:val="ListParagraph"/>
        <w:numPr>
          <w:ilvl w:val="0"/>
          <w:numId w:val="2"/>
        </w:numPr>
        <w:spacing w:after="40" w:before="40"/>
      </w:pPr>
      <w:r>
        <w:t xml:space="preserve">Users are told when they are interacting with AI (e.g., chatbots) and when content they receive is AI-generated, per applicable law (e.g., EU AI Act Art. 50).</w:t>
      </w:r>
    </w:p>
    <w:p>
      <w:pPr>
        <w:pStyle w:val="ListParagraph"/>
        <w:numPr>
          <w:ilvl w:val="0"/>
          <w:numId w:val="2"/>
        </w:numPr>
        <w:spacing w:after="40" w:before="40"/>
      </w:pPr>
      <w:r>
        <w:t xml:space="preserve">Automated decisions with legal or similarly significant effect carry disclosure, contestation, and human-review rights where applicable.</w:t>
      </w:r>
    </w:p>
    <w:p>
      <w:pPr>
        <w:pStyle w:val="ListParagraph"/>
        <w:numPr>
          <w:ilvl w:val="0"/>
          <w:numId w:val="2"/>
        </w:numPr>
        <w:spacing w:after="40" w:before="40"/>
      </w:pPr>
      <w:r>
        <w:t xml:space="preserve">AI-generated content intended for public distribution is labeled or watermarked where feasible and appropriate.</w:t>
      </w:r>
    </w:p>
    <w:p>
      <w:pPr>
        <w:pStyle w:val="Heading2"/>
      </w:pPr>
      <w:r>
        <w:t xml:space="preserve">15.3 Public and Regulator Transparency</w:t>
      </w:r>
    </w:p>
    <w:p>
      <w:pPr>
        <w:pStyle w:val="ListParagraph"/>
        <w:numPr>
          <w:ilvl w:val="0"/>
          <w:numId w:val="2"/>
        </w:numPr>
        <w:spacing w:after="40" w:before="40"/>
      </w:pPr>
      <w:r>
        <w:t xml:space="preserve">Public-facing responsible-AI statement summarizing the program.</w:t>
      </w:r>
    </w:p>
    <w:p>
      <w:pPr>
        <w:pStyle w:val="ListParagraph"/>
        <w:numPr>
          <w:ilvl w:val="0"/>
          <w:numId w:val="2"/>
        </w:numPr>
        <w:spacing w:after="40" w:before="40"/>
      </w:pPr>
      <w:r>
        <w:t xml:space="preserve">Bias audit and conformity results published where required (e.g., NYC Local Law 144).</w:t>
      </w:r>
    </w:p>
    <w:p>
      <w:pPr>
        <w:pStyle w:val="ListParagraph"/>
        <w:numPr>
          <w:ilvl w:val="0"/>
          <w:numId w:val="2"/>
        </w:numPr>
        <w:spacing w:after="40" w:before="40"/>
      </w:pPr>
      <w:r>
        <w:t xml:space="preserve">Serious incident reporting procedures for applicable regulators.</w:t>
      </w:r>
    </w:p>
    <w:p>
      <w:pPr>
        <w:pStyle w:val="Heading2"/>
      </w:pPr>
      <w:r>
        <w:t xml:space="preserve">15.4 Communications</w:t>
      </w:r>
    </w:p>
    <w:p>
      <w:pPr>
        <w:pStyle w:val="ListParagraph"/>
        <w:numPr>
          <w:ilvl w:val="0"/>
          <w:numId w:val="2"/>
        </w:numPr>
        <w:spacing w:after="40" w:before="40"/>
      </w:pPr>
      <w:r>
        <w:t xml:space="preserve">Internal cadence: AIGC minutes summarized to ELT; quarterly all-hands update; program intranet refreshed.</w:t>
      </w:r>
    </w:p>
    <w:p>
      <w:pPr>
        <w:pStyle w:val="ListParagraph"/>
        <w:numPr>
          <w:ilvl w:val="0"/>
          <w:numId w:val="2"/>
        </w:numPr>
        <w:spacing w:after="40" w:before="40"/>
      </w:pPr>
      <w:r>
        <w:t xml:space="preserve">External cadence: annual responsible-AI update; customer and partner notices on material changes; regulator interactions documented.</w:t>
      </w:r>
    </w:p>
    <w:p>
      <w:pPr>
        <w:pStyle w:val="Heading1"/>
        <w:pageBreakBefore/>
      </w:pPr>
      <w:r>
        <w:t xml:space="preserve">Part V — Assurance and Operations</w:t>
      </w:r>
    </w:p>
    <w:p>
      <w:pPr>
        <w:spacing w:after="60" w:before="60"/>
      </w:pPr>
      <w:r>
        <w:t xml:space="preserve">Part V defines how the program maintains confidence in AI systems once they are live, responds when things go wrong, and builds the culture that makes the program durable.</w:t>
      </w:r>
    </w:p>
    <w:p>
      <w:pPr>
        <w:pStyle w:val="Heading1"/>
        <w:pageBreakBefore/>
      </w:pPr>
      <w:r>
        <w:t xml:space="preserve">16. Monitoring, Testing, and Assurance</w:t>
      </w:r>
    </w:p>
    <w:p>
      <w:pPr>
        <w:pStyle w:val="Heading2"/>
      </w:pPr>
      <w:r>
        <w:t xml:space="preserve">16.1 Pre-Deployment Testing</w:t>
      </w:r>
    </w:p>
    <w:p>
      <w:pPr>
        <w:spacing w:after="60" w:before="60"/>
        <w:rPr>
          <w:ins w:id="41" w:author="Claude" w:date="2026-04-18T00:00:00Z"/>
        </w:rPr>
      </w:pPr>
      <w:ins w:id="42" w:author="Claude" w:date="2026-04-18T00:00:00Z">
        <w:r>
          <w:rPr/>
          <w:t xml:space="preserve">NIST AI RMF 1.0 §5.3 requires TEVV to produce objective, repeatable, and scalable results. Pre-deployment TEVV must include: (a) test sets that are representative of expected deployment conditions and documented with methodology details; (b) disaggregated results by relevant demographic segments (MEASURE 2.11); (c) an assessment of environmental impact and computational sustainability (MEASURE 2.12); and (d) a safety residual risk determination confirming the system can fail safely if operated beyond its knowledge limits (MEASURE 2.6). All TEVV artefacts are retained for the life of the system plus the applicable records retention period.</w:t>
        </w:r>
      </w:ins>
    </w:p>
    <w:p>
      <w:pPr>
        <w:pStyle w:val="ListParagraph"/>
        <w:numPr>
          <w:ilvl w:val="0"/>
          <w:numId w:val="2"/>
        </w:numPr>
        <w:spacing w:after="40" w:before="40"/>
      </w:pPr>
      <w:r>
        <w:t xml:space="preserve">Accuracy and performance: against holdouts and representative production distributions.</w:t>
      </w:r>
    </w:p>
    <w:p>
      <w:pPr>
        <w:pStyle w:val="ListParagraph"/>
        <w:numPr>
          <w:ilvl w:val="0"/>
          <w:numId w:val="2"/>
        </w:numPr>
        <w:spacing w:after="40" w:before="40"/>
      </w:pPr>
      <w:r>
        <w:t xml:space="preserve">Fairness: subgroup performance, disparate impact, counterfactual fairness where applicable.</w:t>
      </w:r>
    </w:p>
    <w:p>
      <w:pPr>
        <w:pStyle w:val="ListParagraph"/>
        <w:numPr>
          <w:ilvl w:val="0"/>
          <w:numId w:val="2"/>
        </w:numPr>
        <w:spacing w:after="40" w:before="40"/>
      </w:pPr>
      <w:r>
        <w:t xml:space="preserve">Robustness: stress tests, adversarial prompts, out-of-distribution inputs, prompt injection.</w:t>
      </w:r>
    </w:p>
    <w:p>
      <w:pPr>
        <w:pStyle w:val="ListParagraph"/>
        <w:numPr>
          <w:ilvl w:val="0"/>
          <w:numId w:val="2"/>
        </w:numPr>
        <w:spacing w:after="40" w:before="40"/>
      </w:pPr>
      <w:r>
        <w:t xml:space="preserve">Safety: task-specific safety tests (medical advice refusal, minors, self-harm, legal disclaimers).</w:t>
      </w:r>
    </w:p>
    <w:p>
      <w:pPr>
        <w:pStyle w:val="ListParagraph"/>
        <w:numPr>
          <w:ilvl w:val="0"/>
          <w:numId w:val="2"/>
        </w:numPr>
        <w:spacing w:after="40" w:before="40"/>
      </w:pPr>
      <w:r>
        <w:t xml:space="preserve">Security: threat model; secrets audit; supply chain check; red team.</w:t>
      </w:r>
    </w:p>
    <w:p>
      <w:pPr>
        <w:pStyle w:val="ListParagraph"/>
        <w:numPr>
          <w:ilvl w:val="0"/>
          <w:numId w:val="2"/>
        </w:numPr>
        <w:spacing w:after="40" w:before="40"/>
      </w:pPr>
      <w:r>
        <w:t xml:space="preserve">Privacy: DPIA/AIA; memorization tests for generative models trained on sensitive data.</w:t>
      </w:r>
    </w:p>
    <w:p>
      <w:pPr>
        <w:pStyle w:val="ListParagraph"/>
        <w:numPr>
          <w:ilvl w:val="0"/>
          <w:numId w:val="2"/>
        </w:numPr>
        <w:spacing w:after="40" w:before="40"/>
      </w:pPr>
      <w:r>
        <w:t xml:space="preserve">Explainability: for High-tier systems, produce explanations at the individual-decision level appropriate to audience.</w:t>
      </w:r>
    </w:p>
    <w:p>
      <w:pPr>
        <w:pStyle w:val="Heading2"/>
      </w:pPr>
      <w:r>
        <w:t xml:space="preserve">16.2 Post-Deployment Monitoring</w:t>
      </w:r>
    </w:p>
    <w:p>
      <w:pPr>
        <w:pStyle w:val="ListParagraph"/>
        <w:numPr>
          <w:ilvl w:val="0"/>
          <w:numId w:val="2"/>
        </w:numPr>
        <w:spacing w:after="40" w:before="40"/>
      </w:pPr>
      <w:r>
        <w:t xml:space="preserve">Live dashboards per risk tier (Low: outcomes + complaints; Medium: +accuracy + drift; High: +fairness + safety + override metrics).</w:t>
      </w:r>
    </w:p>
    <w:p>
      <w:pPr>
        <w:pStyle w:val="ListParagraph"/>
        <w:numPr>
          <w:ilvl w:val="0"/>
          <w:numId w:val="2"/>
        </w:numPr>
        <w:spacing w:after="40" w:before="40"/>
      </w:pPr>
      <w:r>
        <w:t xml:space="preserve">Drift detection: data drift, concept drift, performance degradation.</w:t>
      </w:r>
    </w:p>
    <w:p>
      <w:pPr>
        <w:pStyle w:val="ListParagraph"/>
        <w:numPr>
          <w:ilvl w:val="0"/>
          <w:numId w:val="2"/>
        </w:numPr>
        <w:spacing w:after="40" w:before="40"/>
      </w:pPr>
      <w:r>
        <w:t xml:space="preserve">Behavioral monitoring: abuse, jailbreaks, unsafe outputs, cost anomalies.</w:t>
      </w:r>
    </w:p>
    <w:p>
      <w:pPr>
        <w:pStyle w:val="ListParagraph"/>
        <w:numPr>
          <w:ilvl w:val="0"/>
          <w:numId w:val="2"/>
        </w:numPr>
        <w:spacing w:after="40" w:before="40"/>
      </w:pPr>
      <w:r>
        <w:t xml:space="preserve">Complaint and appeal channel with service-level expectations and analytics.</w:t>
      </w:r>
    </w:p>
    <w:p>
      <w:pPr>
        <w:pStyle w:val="ListParagraph"/>
        <w:numPr>
          <w:ilvl w:val="0"/>
          <w:numId w:val="2"/>
        </w:numPr>
        <w:spacing w:after="40" w:before="40"/>
        <w:rPr>
          <w:ins w:id="35" w:author="Claude" w:date="2026-04-18T00:00:00Z"/>
        </w:rPr>
      </w:pPr>
      <w:ins w:id="36" w:author="Claude" w:date="2026-04-18T00:00:00Z">
        <w:r>
          <w:rPr/>
          <w:t xml:space="preserve">Emergent risk tracking (MEASURE 3.1–3.2): monitoring extends beyond known-metrics to actively surface unanticipated behaviours, novel failure modes, and risks that cannot yet be quantified. A log of candidate emergent risks is maintained and reviewed quarterly by the AI Review Working Group, even where no measurement methodology currently exists.</w:t>
        </w:r>
      </w:ins>
    </w:p>
    <w:p>
      <w:pPr>
        <w:pStyle w:val="ListParagraph"/>
        <w:numPr>
          <w:ilvl w:val="0"/>
          <w:numId w:val="2"/>
        </w:numPr>
        <w:spacing w:after="40" w:before="40"/>
        <w:rPr>
          <w:ins w:id="37" w:author="Claude" w:date="2026-04-18T00:00:00Z"/>
        </w:rPr>
      </w:pPr>
      <w:ins w:id="38" w:author="Claude" w:date="2026-04-18T00:00:00Z">
        <w:r>
          <w:rPr/>
          <w:t xml:space="preserve">External feedback channel (MEASURE 3.3 / GOVERN 5.1): end users and affected communities have a documented, accessible mechanism to report problems and appeal system outcomes. Feedback is reviewed on a defined cadence, aggregated into the risk register, and the aggregate findings are reported to the AI Governance Committee. Closure or non-action decisions are documented.</w:t>
        </w:r>
      </w:ins>
    </w:p>
    <w:p>
      <w:pPr>
        <w:pStyle w:val="Heading2"/>
      </w:pPr>
      <w:r>
        <w:t xml:space="preserve">16.3 Periodic Assurance</w:t>
      </w:r>
    </w:p>
    <w:p>
      <w:pPr>
        <w:pStyle w:val="ListParagraph"/>
        <w:numPr>
          <w:ilvl w:val="0"/>
          <w:numId w:val="2"/>
        </w:numPr>
        <w:spacing w:after="40" w:before="40"/>
      </w:pPr>
      <w:r>
        <w:t xml:space="preserve">Self-assessment: quarterly Model Owner attestation.</w:t>
      </w:r>
    </w:p>
    <w:p>
      <w:pPr>
        <w:pStyle w:val="ListParagraph"/>
        <w:numPr>
          <w:ilvl w:val="0"/>
          <w:numId w:val="2"/>
        </w:numPr>
        <w:spacing w:after="40" w:before="40"/>
      </w:pPr>
      <w:r>
        <w:t xml:space="preserve">Second-line reviews: AIRWG quarterly review of High-tier; annual review of Medium-tier; sampling review of Low-tier.</w:t>
      </w:r>
    </w:p>
    <w:p>
      <w:pPr>
        <w:pStyle w:val="ListParagraph"/>
        <w:numPr>
          <w:ilvl w:val="0"/>
          <w:numId w:val="2"/>
        </w:numPr>
        <w:spacing w:after="40" w:before="40"/>
      </w:pPr>
      <w:r>
        <w:t xml:space="preserve">Third-line assurance: annual Internal Audit of program effectiveness; Board-level reporting of findings.</w:t>
      </w:r>
    </w:p>
    <w:p>
      <w:pPr>
        <w:pStyle w:val="ListParagraph"/>
        <w:numPr>
          <w:ilvl w:val="0"/>
          <w:numId w:val="2"/>
        </w:numPr>
        <w:spacing w:after="40" w:before="40"/>
      </w:pPr>
      <w:r>
        <w:t xml:space="preserve">External assurance: as determined by framework posture (e.g., ISO/IEC 42001 certification, SOC 2+AI, sector audits).</w:t>
      </w:r>
    </w:p>
    <w:p>
      <w:pPr>
        <w:pStyle w:val="Heading2"/>
      </w:pPr>
      <w:r>
        <w:t xml:space="preserve">16.4 Testing Cadence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Tier</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Pre-Deployment</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Ongoing</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External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battery incl. red team and independent bias audit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monthly AIRWG review; quarterly 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Annual external audit where posture requires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Medium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fairness, robustness, red-team lite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dashboards; quarterly AIRWG review</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 required by contract or regulation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Low</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basic safety; spot fairness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Outcome sampling; annual review</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None by default</w:t>
            </w:r>
          </w:p>
        </w:tc>
      </w:tr>
    </w:tbl>
    <w:p>
      <w:pPr>
        <w:pStyle w:val="Heading1"/>
        <w:pageBreakBefore/>
      </w:pPr>
      <w:r>
        <w:t xml:space="preserve">17. Incident Management</w:t>
      </w:r>
    </w:p>
    <w:p>
      <w:pPr>
        <w:pStyle w:val="Heading2"/>
      </w:pPr>
      <w:r>
        <w:t xml:space="preserve">17.1 Definition</w:t>
      </w:r>
    </w:p>
    <w:p>
      <w:pPr>
        <w:spacing w:after="60" w:before="60"/>
      </w:pPr>
      <w:r>
        <w:t xml:space="preserve">An AI incident is any event where an AI system causes, contributes to, or narrowly avoids causing harm, loss, or non-compliance. Examples include a biased or discriminatory outcome, a material accuracy failure, a safety event, a privacy breach involving AI data, a security compromise of a model or pipeline, an IP issue, a customer-facing hallucination, or the use of an unsanctioned AI tool on sensitive data.</w:t>
      </w:r>
    </w:p>
    <w:p>
      <w:pPr>
        <w:pStyle w:val="Heading2"/>
      </w:pPr>
      <w:r>
        <w:t xml:space="preserve">17.2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Sev</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Indicative Examples</w:t>
            </w:r>
          </w:p>
        </w:tc>
        <w:tc>
          <w:tcPr>
            <w:tcW w:type="dxa" w:w="55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Expectations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Potential harm to persons; regulator-reportable event; customer-facing outage with business continuity impact; major privacy breach.</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Immediate page-out; executive notification; regulator clock starts; kill-switch considered within hours.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Systemic bias or material accuracy failure; significant non-compliance; vendor AI incident with material impact.</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Notification within 24 hours; remediation plan within 5 business days.</w:t>
            </w:r>
          </w:p>
        </w:tc>
      </w:tr>
      <w:tr>
        <w:trPr>
          <w:tblHeader w:val="false"/>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Localized accuracy or UX issue; minor policy violation; user complaint pattern.</w:t>
            </w:r>
          </w:p>
        </w:tc>
        <w:tc>
          <w:tcPr>
            <w:tcW w:type="dxa" w:w="5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Standard ticket triage; remediation within the sprint.</w:t>
            </w:r>
          </w:p>
        </w:tc>
      </w:tr>
    </w:tbl>
    <w:p>
      <w:pPr>
        <w:pStyle w:val="Heading2"/>
      </w:pPr>
      <w:r>
        <w:t xml:space="preserve">17.3 Response Process</w:t>
      </w:r>
    </w:p>
    <w:p>
      <w:pPr>
        <w:pStyle w:val="ListParagraph"/>
        <w:numPr>
          <w:ilvl w:val="0"/>
          <w:numId w:val="3"/>
        </w:numPr>
        <w:spacing w:after="40" w:before="40"/>
      </w:pPr>
      <w:r>
        <w:t xml:space="preserve">Detect — via monitoring, user report, vendor notice, or third-party signal.</w:t>
      </w:r>
    </w:p>
    <w:p>
      <w:pPr>
        <w:pStyle w:val="ListParagraph"/>
        <w:numPr>
          <w:ilvl w:val="0"/>
          <w:numId w:val="3"/>
        </w:numPr>
        <w:spacing w:after="40" w:before="40"/>
      </w:pPr>
      <w:r>
        <w:t xml:space="preserve">Triage — Model Owner and SOC classify severity; notify AIRWG.</w:t>
      </w:r>
    </w:p>
    <w:p>
      <w:pPr>
        <w:pStyle w:val="ListParagraph"/>
        <w:numPr>
          <w:ilvl w:val="0"/>
          <w:numId w:val="3"/>
        </w:numPr>
        <w:spacing w:after="40" w:before="40"/>
      </w:pPr>
      <w:r>
        <w:t xml:space="preserve">Contain — kill-switch, feature flag, rollback, or safe-mode.</w:t>
      </w:r>
    </w:p>
    <w:p>
      <w:pPr>
        <w:pStyle w:val="ListParagraph"/>
        <w:numPr>
          <w:ilvl w:val="0"/>
          <w:numId w:val="3"/>
        </w:numPr>
        <w:spacing w:after="40" w:before="40"/>
      </w:pPr>
      <w:r>
        <w:t xml:space="preserve">Investigate — root cause, scope of affected users, data involved, regulatory triggers.</w:t>
      </w:r>
    </w:p>
    <w:p>
      <w:pPr>
        <w:pStyle w:val="ListParagraph"/>
        <w:numPr>
          <w:ilvl w:val="0"/>
          <w:numId w:val="3"/>
        </w:numPr>
        <w:spacing w:after="40" w:before="40"/>
      </w:pPr>
      <w:r>
        <w:t xml:space="preserve">Notify — internal (ELT, AIGC), external (customers, regulators, partners) per requirements.</w:t>
      </w:r>
    </w:p>
    <w:p>
      <w:pPr>
        <w:pStyle w:val="ListParagraph"/>
        <w:numPr>
          <w:ilvl w:val="0"/>
          <w:numId w:val="3"/>
        </w:numPr>
        <w:spacing w:after="40" w:before="40"/>
      </w:pPr>
      <w:r>
        <w:t xml:space="preserve">Remediate — fix, retrain, update controls.</w:t>
      </w:r>
    </w:p>
    <w:p>
      <w:pPr>
        <w:pStyle w:val="ListParagraph"/>
        <w:numPr>
          <w:ilvl w:val="0"/>
          <w:numId w:val="3"/>
        </w:numPr>
        <w:spacing w:after="40" w:before="40"/>
      </w:pPr>
      <w:r>
        <w:t xml:space="preserve">Post-incident review — within 10 business days; publish lessons; update policies, monitoring, and training.</w:t>
      </w:r>
    </w:p>
    <w:p>
      <w:pPr>
        <w:pStyle w:val="Heading2"/>
      </w:pPr>
      <w:r>
        <w:t xml:space="preserve">17.4 Integration</w:t>
      </w:r>
    </w:p>
    <w:p>
      <w:pPr>
        <w:pStyle w:val="ListParagraph"/>
        <w:numPr>
          <w:ilvl w:val="0"/>
          <w:numId w:val="2"/>
        </w:numPr>
        <w:spacing w:after="40" w:before="40"/>
      </w:pPr>
      <w:r>
        <w:t xml:space="preserve">AI Incident Standard is aligned with Information Security Incident Response, Privacy Breach, and Customer Complaint processes.</w:t>
      </w:r>
    </w:p>
    <w:p>
      <w:pPr>
        <w:pStyle w:val="ListParagraph"/>
        <w:numPr>
          <w:ilvl w:val="0"/>
          <w:numId w:val="2"/>
        </w:numPr>
        <w:spacing w:after="40" w:before="40"/>
      </w:pPr>
      <w:r>
        <w:t xml:space="preserve">Sev 1 AI incidents are elevated to the Crisis Management Team.</w:t>
      </w:r>
    </w:p>
    <w:p>
      <w:pPr>
        <w:pStyle w:val="ListParagraph"/>
        <w:numPr>
          <w:ilvl w:val="0"/>
          <w:numId w:val="2"/>
        </w:numPr>
        <w:spacing w:after="40" w:before="40"/>
      </w:pPr>
      <w:r>
        <w:t xml:space="preserve">Regulator reporting obligations (e.g., EU AI Act serious incidents, state privacy authorities, sector regulators) are pre-mapped and rehearsed.</w:t>
      </w:r>
    </w:p>
    <w:p>
      <w:pPr>
        <w:pStyle w:val="Heading1"/>
        <w:pageBreakBefore/>
      </w:pPr>
      <w:r>
        <w:t xml:space="preserve">18. Training and Culture</w:t>
      </w:r>
    </w:p>
    <w:p>
      <w:pPr>
        <w:spacing w:after="60" w:before="60"/>
      </w:pPr>
      <w:r>
        <w:t xml:space="preserve">Policy is only as effective as the culture that executes it. The program invests in layered, role-based training, paired with ongoing awareness and a tone set at the top.</w:t>
      </w:r>
    </w:p>
    <w:p>
      <w:pPr>
        <w:pStyle w:val="Heading2"/>
      </w:pPr>
      <w:r>
        <w:t xml:space="preserve">18.1 Role-Based Curriculum</w:t>
      </w:r>
    </w:p>
    <w:p>
      <w:pPr>
        <w:spacing w:after="60" w:before="60"/>
      </w:pPr>
      <w:r>
        <w:t xml:space="preserve">The full curriculum outline is in Appendix J. Core tracks include:</w:t>
      </w:r>
    </w:p>
    <w:p>
      <w:pPr>
        <w:pStyle w:val="ListParagraph"/>
        <w:numPr>
          <w:ilvl w:val="0"/>
          <w:numId w:val="2"/>
        </w:numPr>
        <w:spacing w:after="40" w:before="40"/>
      </w:pPr>
      <w:r>
        <w:t xml:space="preserve">All personnel: annual AI Awareness + Acceptable Use refresher (approx. 30 minutes).</w:t>
      </w:r>
    </w:p>
    <w:p>
      <w:pPr>
        <w:pStyle w:val="ListParagraph"/>
        <w:numPr>
          <w:ilvl w:val="0"/>
          <w:numId w:val="2"/>
        </w:numPr>
        <w:spacing w:after="40" w:before="40"/>
      </w:pPr>
      <w:r>
        <w:t xml:space="preserve">Managers and people-leaders: AI in People Decisions (additional 45 minutes).</w:t>
      </w:r>
    </w:p>
    <w:p>
      <w:pPr>
        <w:pStyle w:val="ListParagraph"/>
        <w:numPr>
          <w:ilvl w:val="0"/>
          <w:numId w:val="2"/>
        </w:numPr>
        <w:spacing w:after="40" w:before="40"/>
      </w:pPr>
      <w:r>
        <w:t xml:space="preserve">Builders (data science, ML, software): Responsible AI Engineering (half-day annually + onboarding).</w:t>
      </w:r>
    </w:p>
    <w:p>
      <w:pPr>
        <w:pStyle w:val="ListParagraph"/>
        <w:numPr>
          <w:ilvl w:val="0"/>
          <w:numId w:val="2"/>
        </w:numPr>
        <w:spacing w:after="40" w:before="40"/>
      </w:pPr>
      <w:r>
        <w:t xml:space="preserve">Model Owners and Approvers: Program Operating Model and AIA training (half-day annually).</w:t>
      </w:r>
    </w:p>
    <w:p>
      <w:pPr>
        <w:pStyle w:val="ListParagraph"/>
        <w:numPr>
          <w:ilvl w:val="0"/>
          <w:numId w:val="2"/>
        </w:numPr>
        <w:spacing w:after="40" w:before="40"/>
      </w:pPr>
      <w:r>
        <w:t xml:space="preserve">Legal, Privacy, Security, Risk, Compliance: AI Frameworks and Regulation (full day annually).</w:t>
      </w:r>
    </w:p>
    <w:p>
      <w:pPr>
        <w:pStyle w:val="ListParagraph"/>
        <w:numPr>
          <w:ilvl w:val="0"/>
          <w:numId w:val="2"/>
        </w:numPr>
        <w:spacing w:after="40" w:before="40"/>
      </w:pPr>
      <w:r>
        <w:t xml:space="preserve">Procurement: Vendor AI Due Diligence (2 hours).</w:t>
      </w:r>
    </w:p>
    <w:p>
      <w:pPr>
        <w:pStyle w:val="ListParagraph"/>
        <w:numPr>
          <w:ilvl w:val="0"/>
          <w:numId w:val="2"/>
        </w:numPr>
        <w:spacing w:after="40" w:before="40"/>
      </w:pPr>
      <w:r>
        <w:t xml:space="preserve">Customer-facing roles: Disclosure, Complaints, and Escalation (1 hour).</w:t>
      </w:r>
    </w:p>
    <w:p>
      <w:pPr>
        <w:pStyle w:val="Heading2"/>
      </w:pPr>
      <w:r>
        <w:t xml:space="preserve">18.2 Onboarding</w:t>
      </w:r>
    </w:p>
    <w:p>
      <w:pPr>
        <w:pStyle w:val="ListParagraph"/>
        <w:numPr>
          <w:ilvl w:val="0"/>
          <w:numId w:val="2"/>
        </w:numPr>
        <w:spacing w:after="40" w:before="40"/>
      </w:pPr>
      <w:r>
        <w:t xml:space="preserve">AI Awareness is part of new-hire onboarding for all personnel.</w:t>
      </w:r>
    </w:p>
    <w:p>
      <w:pPr>
        <w:pStyle w:val="ListParagraph"/>
        <w:numPr>
          <w:ilvl w:val="0"/>
          <w:numId w:val="2"/>
        </w:numPr>
        <w:spacing w:after="40" w:before="40"/>
      </w:pPr>
      <w:r>
        <w:t xml:space="preserve">Role-based modules are assigned within 30 days of role start or change.</w:t>
      </w:r>
    </w:p>
    <w:p>
      <w:pPr>
        <w:pStyle w:val="Heading2"/>
      </w:pPr>
      <w:r>
        <w:t xml:space="preserve">18.3 Awareness and Culture</w:t>
      </w:r>
    </w:p>
    <w:p>
      <w:pPr>
        <w:pStyle w:val="ListParagraph"/>
        <w:numPr>
          <w:ilvl w:val="0"/>
          <w:numId w:val="2"/>
        </w:numPr>
        <w:spacing w:after="40" w:before="40"/>
      </w:pPr>
      <w:r>
        <w:t xml:space="preserve">Program intranet with policies, FAQs, tools directory, and case studies.</w:t>
      </w:r>
    </w:p>
    <w:p>
      <w:pPr>
        <w:pStyle w:val="ListParagraph"/>
        <w:numPr>
          <w:ilvl w:val="0"/>
          <w:numId w:val="2"/>
        </w:numPr>
        <w:spacing w:after="40" w:before="40"/>
      </w:pPr>
      <w:r>
        <w:t xml:space="preserve">Periodic tabletop exercises for Sev 1 AI incidents.</w:t>
      </w:r>
    </w:p>
    <w:p>
      <w:pPr>
        <w:pStyle w:val="ListParagraph"/>
        <w:numPr>
          <w:ilvl w:val="0"/>
          <w:numId w:val="2"/>
        </w:numPr>
        <w:spacing w:after="40" w:before="40"/>
      </w:pPr>
      <w:r>
        <w:t xml:space="preserve">Recognition for individuals and teams who surface issues early.</w:t>
      </w:r>
    </w:p>
    <w:p>
      <w:pPr>
        <w:pStyle w:val="ListParagraph"/>
        <w:numPr>
          <w:ilvl w:val="0"/>
          <w:numId w:val="2"/>
        </w:numPr>
        <w:spacing w:after="40" w:before="40"/>
      </w:pPr>
      <w:r>
        <w:t xml:space="preserve">Executive messaging that reinforces the Seven Commitments.</w:t>
      </w:r>
    </w:p>
    <w:p>
      <w:pPr>
        <w:pStyle w:val="Heading1"/>
        <w:pageBreakBefore/>
      </w:pPr>
      <w:r>
        <w:t xml:space="preserve">19. Metrics, Reporting, and Maturity</w:t>
      </w:r>
    </w:p>
    <w:p>
      <w:pPr>
        <w:pStyle w:val="Heading2"/>
      </w:pPr>
      <w:r>
        <w:t xml:space="preserve">19.1 Metrics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Audience</w:t>
            </w:r>
          </w:p>
        </w:tc>
        <w:tc>
          <w:tcPr>
            <w:tcW w:type="dxa" w:w="72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Representative Metrics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 Risk Committee</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Program maturity level; count of Sev 1 incidents; open High-tier risk items; regulatory posture; audit findings.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Leadership Team</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Intake-to-approval time by tier; inventory coverage; training completion; incident trends; top residual risks.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Governance Committee</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High-tier decisions (approved/denied); exceptions; framework gaps; vendor incidents.</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Review Working Group</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Queue age by tier; AIA quality sampling; control test results; retirement pipeline.</w:t>
            </w:r>
          </w:p>
        </w:tc>
      </w:tr>
      <w:tr>
        <w:trPr>
          <w:tblHeader w:val="false"/>
        </w:trP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7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KPIs (accuracy, fairness, drift, safety, cost); complaint rate; MTTR.</w:t>
            </w:r>
          </w:p>
        </w:tc>
      </w:tr>
    </w:tbl>
    <w:p>
      <w:pPr>
        <w:pStyle w:val="Heading2"/>
      </w:pPr>
      <w:r>
        <w:t xml:space="preserve">19.2 Reporting Cadence</w:t>
      </w:r>
    </w:p>
    <w:p>
      <w:pPr>
        <w:pStyle w:val="ListParagraph"/>
        <w:numPr>
          <w:ilvl w:val="0"/>
          <w:numId w:val="2"/>
        </w:numPr>
        <w:spacing w:after="40" w:before="40"/>
      </w:pPr>
      <w:r>
        <w:t xml:space="preserve">Weekly: AIRWG status.</w:t>
      </w:r>
    </w:p>
    <w:p>
      <w:pPr>
        <w:pStyle w:val="ListParagraph"/>
        <w:numPr>
          <w:ilvl w:val="0"/>
          <w:numId w:val="2"/>
        </w:numPr>
        <w:spacing w:after="40" w:before="40"/>
      </w:pPr>
      <w:r>
        <w:t xml:space="preserve">Monthly: AIGC dashboard + written report to ELT.</w:t>
      </w:r>
    </w:p>
    <w:p>
      <w:pPr>
        <w:pStyle w:val="ListParagraph"/>
        <w:numPr>
          <w:ilvl w:val="0"/>
          <w:numId w:val="2"/>
        </w:numPr>
        <w:spacing w:after="40" w:before="40"/>
      </w:pPr>
      <w:r>
        <w:t xml:space="preserve">Quarterly: Board-level report.</w:t>
      </w:r>
    </w:p>
    <w:p>
      <w:pPr>
        <w:pStyle w:val="ListParagraph"/>
        <w:numPr>
          <w:ilvl w:val="0"/>
          <w:numId w:val="2"/>
        </w:numPr>
        <w:spacing w:after="40" w:before="40"/>
      </w:pPr>
      <w:r>
        <w:t xml:space="preserve">Annually: program review, framework reaffirmation, policy refresh, training refresh, tabletop.</w:t>
      </w:r>
    </w:p>
    <w:p>
      <w:pPr>
        <w:pStyle w:val="Heading2"/>
      </w:pPr>
      <w:r>
        <w:t xml:space="preserve">19.3 Maturity Model</w:t>
      </w:r>
    </w:p>
    <w:p>
      <w:pPr>
        <w:spacing w:after="60" w:before="60"/>
      </w:pPr>
      <w:r>
        <w:t xml:space="preserve">Program maturity is assessed annually on a five-level scale. The target maturity level is set as part of the framework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Level</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Name</w:t>
            </w:r>
          </w:p>
        </w:tc>
        <w:tc>
          <w:tcPr>
            <w:tcW w:type="dxa" w:w="5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Characteristics</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Initial</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 hoc. Pockets of AI use with no consistent governance. Shadow AI likely.</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Defined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committee, and intake exist. Inventory is partial. Reviews happen but inconsistently.</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Managed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inventory; consistent AIAs; lifecycle gates enforced; monitoring live for High-tier. Metrics reported.</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Measured</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Quantitative risk management; residual risk tracked; external assurance (e.g., ISO/IEC 42001) achieved.</w:t>
            </w:r>
          </w:p>
        </w:tc>
      </w:tr>
      <w:tr>
        <w:trPr>
          <w:tblHeader w:val="false"/>
        </w:trP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Optimizing</w:t>
            </w:r>
          </w:p>
        </w:tc>
        <w:tc>
          <w:tcPr>
            <w:tcW w:type="dxa" w:w="5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improvement loop from incidents, research, and regulation; program is a source of competitive differentiation.</w:t>
            </w:r>
          </w:p>
        </w:tc>
      </w:tr>
    </w:tbl>
    <w:p>
      <w:pPr>
        <w:pStyle w:val="Heading1"/>
        <w:pageBreakBefore/>
      </w:pPr>
      <w:r>
        <w:t xml:space="preserve">Part VI — Execution</w:t>
      </w:r>
    </w:p>
    <w:p>
      <w:pPr>
        <w:spacing w:after="60" w:before="60"/>
      </w:pPr>
      <w:r>
        <w:t xml:space="preserve">Part VI translates the foregoing into a phased implementation plan with milestones, owners, and success criteria.</w:t>
      </w:r>
    </w:p>
    <w:p>
      <w:pPr>
        <w:pStyle w:val="Heading1"/>
        <w:pageBreakBefore/>
      </w:pPr>
      <w:r>
        <w:t xml:space="preserve">20. Implementation Roadmap</w:t>
      </w:r>
    </w:p>
    <w:p>
      <w:pPr>
        <w:pStyle w:val="Heading2"/>
      </w:pPr>
      <w:r>
        <w:t xml:space="preserve">20.1 Phased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Phase</w:t>
            </w:r>
          </w:p>
        </w:tc>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Duration</w:t>
            </w:r>
          </w:p>
        </w:tc>
        <w:tc>
          <w:tcPr>
            <w:tcW w:type="dxa" w:w="5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Key Outcomes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0 — Mobilize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Weeks 1–2</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 confirmed; interim AIGC stood up; workspace and tooling provisioned; initial risk appetite declared.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 — Foundation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1–3</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Master AI Policy issued; Acceptable Use and Generative AI Standards issued; inventory v1 built; framework posture ratified; intake process live; training v1 launched.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 — Build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3–9</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Full standard set issued; lifecycle gates operational; AIAs completed for top 20 High/Medium systems; monitoring live for High-tier; vendor program refreshed; first external assurance scoped.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3 — Scale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Months 9–18</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Inventory coverage ≥ 95%; control mapping matrix complete; Sev 1 tabletop; metrics dashboard matured; ISO/IEC 42001 readiness or certification; role-based training complete.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 — Mature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18+</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Continuous improvement; program contributes to product differentiation; Level 4–5 maturity sustained.</w:t>
            </w:r>
          </w:p>
        </w:tc>
      </w:tr>
    </w:tbl>
    <w:p>
      <w:pPr>
        <w:pStyle w:val="Heading2"/>
      </w:pPr>
      <w:r>
        <w:t xml:space="preserve">20.2 Milestones and Owners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Milestone</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Owner</w:t>
            </w:r>
          </w:p>
        </w:tc>
        <w:tc>
          <w:tcPr>
            <w:tcW w:type="dxa" w:w="22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Target</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 Charter signed (Appendix B)</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Executive Sponsor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appetite statement approved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 / Board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Week 4</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Master AI Policy approved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Inventory v1 (internal-known systems)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 posture ratified (Appendix A)</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AIGC</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3</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 triage process live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AIRWG Chair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3</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Top 20 AIAs complete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6</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live for all High-tier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CISO + Model Owners</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9</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program refreshed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Procurement + CPO</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9</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 1 tabletop executed</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12</w:t>
            </w:r>
          </w:p>
        </w:tc>
      </w:tr>
      <w:tr>
        <w:trPr>
          <w:tblHeader w:val="false"/>
        </w:trP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External assurance achieved or underway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Risk Officer</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Month 18</w:t>
            </w:r>
          </w:p>
        </w:tc>
      </w:tr>
    </w:tbl>
    <w:p>
      <w:pPr>
        <w:pStyle w:val="Heading2"/>
      </w:pPr>
      <w:r>
        <w:t xml:space="preserve">20.3 Critical Success Factors</w:t>
      </w:r>
    </w:p>
    <w:p>
      <w:pPr>
        <w:pStyle w:val="ListParagraph"/>
        <w:numPr>
          <w:ilvl w:val="0"/>
          <w:numId w:val="2"/>
        </w:numPr>
        <w:spacing w:after="40" w:before="40"/>
      </w:pPr>
      <w:r>
        <w:t xml:space="preserve">Visible, sustained executive sponsorship.</w:t>
      </w:r>
    </w:p>
    <w:p>
      <w:pPr>
        <w:pStyle w:val="ListParagraph"/>
        <w:numPr>
          <w:ilvl w:val="0"/>
          <w:numId w:val="2"/>
        </w:numPr>
        <w:spacing w:after="40" w:before="40"/>
      </w:pPr>
      <w:r>
        <w:t xml:space="preserve">Funding proportionate to AI investment.</w:t>
      </w:r>
    </w:p>
    <w:p>
      <w:pPr>
        <w:pStyle w:val="ListParagraph"/>
        <w:numPr>
          <w:ilvl w:val="0"/>
          <w:numId w:val="2"/>
        </w:numPr>
        <w:spacing w:after="40" w:before="40"/>
      </w:pPr>
      <w:r>
        <w:t xml:space="preserve">Integration with existing risk and delivery processes — not a parallel track.</w:t>
      </w:r>
    </w:p>
    <w:p>
      <w:pPr>
        <w:pStyle w:val="ListParagraph"/>
        <w:numPr>
          <w:ilvl w:val="0"/>
          <w:numId w:val="2"/>
        </w:numPr>
        <w:spacing w:after="40" w:before="40"/>
      </w:pPr>
      <w:r>
        <w:t xml:space="preserve">Clear, fast decisions — governance at the speed of the business.</w:t>
      </w:r>
    </w:p>
    <w:p>
      <w:pPr>
        <w:pStyle w:val="ListParagraph"/>
        <w:numPr>
          <w:ilvl w:val="0"/>
          <w:numId w:val="2"/>
        </w:numPr>
        <w:spacing w:after="40" w:before="40"/>
      </w:pPr>
      <w:r>
        <w:t xml:space="preserve">Transparent metrics, including the ones that show friction is worth it.</w:t>
      </w:r>
    </w:p>
    <w:p>
      <w:pPr>
        <w:pStyle w:val="Heading1"/>
        <w:pageBreakBefore/>
      </w:pPr>
      <w:r>
        <w:t xml:space="preserve">Appendices</w:t>
      </w:r>
    </w:p>
    <w:p>
      <w:pPr>
        <w:spacing w:after="60" w:before="60"/>
      </w:pPr>
      <w:r>
        <w:t xml:space="preserve">The appendices provide templates and worksheets ready for a company to tailor. They are illustrative, not exhaustive; organizations should adapt them to their context, culture, and applicable law, with Legal review.</w:t>
      </w:r>
    </w:p>
    <w:p>
      <w:pPr>
        <w:pStyle w:val="Heading1"/>
        <w:pageBreakBefore/>
      </w:pPr>
      <w:r>
        <w:t xml:space="preserve">Appendix A — Framework Selection Worksheet</w:t>
      </w:r>
    </w:p>
    <w:p>
      <w:pPr>
        <w:spacing w:after="60" w:before="60"/>
      </w:pPr>
      <w:r>
        <w:t xml:space="preserve">Complete this worksheet annually and on material change. The output is a one-page Framework Posture Statement ratified by the AIGC.</w:t>
      </w:r>
    </w:p>
    <w:p>
      <w:pPr>
        <w:pStyle w:val="Heading2"/>
      </w:pPr>
      <w:r>
        <w:t xml:space="preserve">A.1 Organization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Question</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entities and jurisdictions of operation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Sectors served (healthcare, financial, education, public,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types (B2B, B2C, government) and geographies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Workforce geographies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Categories of personal data processed (PHI, PII, biometric, children's, student,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Regulated activities (credit, insurance, employment, healthcare, K-12, etc.)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Public-sector contracting (federal, state, local, EU public)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Listed status (public / private / regulated)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AI use areas (today and next 12 months)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A.2 Candidate Frameworks and Regimes</w:t>
      </w:r>
    </w:p>
    <w:p>
      <w:pPr>
        <w:spacing w:after="60" w:before="60"/>
      </w:pPr>
      <w:r>
        <w:t xml:space="preserve">For each candidate, mark Applies / Does Not Apply / Watch; record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Framework / Regime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Applies?</w:t>
            </w:r>
          </w:p>
        </w:tc>
        <w:tc>
          <w:tcPr>
            <w:tcW w:type="dxa" w:w="4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Rationale / Notes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 1.0 + GenAI Profile (operating framework)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42001 (management system)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23894, 23053 (AI risk / ML framework)</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OECD AI Principles / G7 Hiroshima Process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 state AI laws (CO, IL, NYC, WA, etc.)</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HIPAA / HITECH</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GLBA / SEC / FINRA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FERPA / state student privacy laws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FCRA / ECOA / TILA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EEOC / ADA / Title VII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 GDPR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 CCPA/CPRA, VCDPA, CPA, CTDPA, UCPA, TDPSA, others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PCI DSS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 OFAC sanctions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Sarbanes–Oxley (SOX) — AI in ICFR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Other sector or contractual (list)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A.3 Risk Appetite Statement</w:t>
      </w:r>
    </w:p>
    <w:p>
      <w:pPr>
        <w:spacing w:after="60" w:before="60"/>
      </w:pPr>
      <w:r>
        <w:t xml:space="preserve">Draft and ratify the organization's AI risk appetite (short, specific, measurable). Example:</w:t>
      </w:r>
    </w:p>
    <w:p>
      <w:pPr>
        <w:pBdr>
          <w:left w:val="single" w:color="2E75B6" w:sz="18" w:space="12"/>
        </w:pBdr>
        <w:spacing w:after="120" w:before="120"/>
        <w:ind w:left="720" w:right="720"/>
      </w:pPr>
      <w:r>
        <w:rPr>
          <w:i/>
          <w:iCs/>
          <w:color w:val="595959"/>
        </w:rPr>
        <w:t xml:space="preserve">"The organization will not deploy AI systems that make fully autonomous consequential decisions about individuals. We accept low residual risk for productivity tooling, tolerate moderate residual risk for internal decisioning with human-in-the-loop, and require severe residual risk for any externally deployed decisioning to be reduced to moderate or below prior to launch."</w:t>
      </w:r>
    </w:p>
    <w:p>
      <w:pPr>
        <w:pStyle w:val="Heading2"/>
      </w:pPr>
      <w:r>
        <w:t xml:space="preserve">A.4 Framework Posture Statement (Output)</w:t>
      </w:r>
    </w:p>
    <w:p>
      <w:pPr>
        <w:spacing w:after="60" w:before="60"/>
        <w:rPr>
          <w:ins w:id="39" w:author="Claude" w:date="2026-04-18T00:00:00Z"/>
        </w:rPr>
      </w:pPr>
      <w:ins w:id="40" w:author="Claude" w:date="2026-04-18T00:00:00Z">
        <w:r>
          <w:rPr/>
          <w:t xml:space="preserve">NIST AI RMF 1.0 §6 defines three profile types to be produced alongside the posture statement. (1) Current Profile — documents how AI risk is actually being managed today and the associated residual risks. (2) Target Profile — documents the desired future state and the outcomes needed to achieve it. Comparing Current and Target reveals a gap list that drives the implementation roadmap (Section 20). (3) Use-case and Cross-sectoral Profiles — tailored implementations of the four functions for a specific deployment context (e.g., hiring, customer credit, clinical decision support) or for activities common across sectors (e.g., LLM use, cloud-based AI acquisition). The Framework Selection Worksheet output in field A.4 below should specify which profile type applies and attach or reference the current/target comparison.</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Statement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Operating framework</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Management-system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Applicable regulatory regimes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Applicable sector regimes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maturity level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certification / assurance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appetite (reference)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Ratified by / 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B — AI Governance Committee Charter (Sample)</w:t>
      </w:r>
    </w:p>
    <w:p>
      <w:pPr>
        <w:pStyle w:val="Heading2"/>
      </w:pPr>
      <w:r>
        <w:t xml:space="preserve">B.1 Purpose</w:t>
      </w:r>
    </w:p>
    <w:p>
      <w:pPr>
        <w:spacing w:after="60" w:before="60"/>
      </w:pPr>
      <w:r>
        <w:t xml:space="preserve">The AI Governance Committee (the "Committee") is the senior body accountable for the direction, oversight, and performance of the organization's AI Governance Program. It operates under authority delegated by the Board and the CEO.</w:t>
      </w:r>
    </w:p>
    <w:p>
      <w:pPr>
        <w:pStyle w:val="Heading2"/>
      </w:pPr>
      <w:r>
        <w:t xml:space="preserve">B.2 Authority</w:t>
      </w:r>
    </w:p>
    <w:p>
      <w:pPr>
        <w:pStyle w:val="ListParagraph"/>
        <w:numPr>
          <w:ilvl w:val="0"/>
          <w:numId w:val="2"/>
        </w:numPr>
        <w:spacing w:after="40" w:before="40"/>
      </w:pPr>
      <w:r>
        <w:t xml:space="preserve">Approve the Master AI Policy and related standards.</w:t>
      </w:r>
    </w:p>
    <w:p>
      <w:pPr>
        <w:pStyle w:val="ListParagraph"/>
        <w:numPr>
          <w:ilvl w:val="0"/>
          <w:numId w:val="2"/>
        </w:numPr>
        <w:spacing w:after="40" w:before="40"/>
      </w:pPr>
      <w:r>
        <w:t xml:space="preserve">Ratify the annual framework posture and risk appetite.</w:t>
      </w:r>
    </w:p>
    <w:p>
      <w:pPr>
        <w:pStyle w:val="ListParagraph"/>
        <w:numPr>
          <w:ilvl w:val="0"/>
          <w:numId w:val="2"/>
        </w:numPr>
        <w:spacing w:after="40" w:before="40"/>
      </w:pPr>
      <w:r>
        <w:t xml:space="preserve">Approve High-tier AI use cases; ratify or reject exceptions.</w:t>
      </w:r>
    </w:p>
    <w:p>
      <w:pPr>
        <w:pStyle w:val="ListParagraph"/>
        <w:numPr>
          <w:ilvl w:val="0"/>
          <w:numId w:val="2"/>
        </w:numPr>
        <w:spacing w:after="40" w:before="40"/>
      </w:pPr>
      <w:r>
        <w:t xml:space="preserve">Direct investigations of material AI incidents.</w:t>
      </w:r>
    </w:p>
    <w:p>
      <w:pPr>
        <w:pStyle w:val="ListParagraph"/>
        <w:numPr>
          <w:ilvl w:val="0"/>
          <w:numId w:val="2"/>
        </w:numPr>
        <w:spacing w:after="40" w:before="40"/>
      </w:pPr>
      <w:r>
        <w:t xml:space="preserve">Recommend budget and resource allocation to the CEO and Board.</w:t>
      </w:r>
    </w:p>
    <w:p>
      <w:pPr>
        <w:pStyle w:val="Heading2"/>
      </w:pPr>
      <w:r>
        <w:t xml:space="preserve">B.3 Membership</w:t>
      </w:r>
    </w:p>
    <w:p>
      <w:pPr>
        <w:pStyle w:val="ListParagraph"/>
        <w:numPr>
          <w:ilvl w:val="0"/>
          <w:numId w:val="2"/>
        </w:numPr>
        <w:spacing w:after="40" w:before="40"/>
      </w:pPr>
      <w:r>
        <w:t xml:space="preserve">Chair: CEO or designate.</w:t>
      </w:r>
    </w:p>
    <w:p>
      <w:pPr>
        <w:pStyle w:val="ListParagraph"/>
        <w:numPr>
          <w:ilvl w:val="0"/>
          <w:numId w:val="2"/>
        </w:numPr>
        <w:spacing w:after="40" w:before="40"/>
      </w:pPr>
      <w:r>
        <w:t xml:space="preserve">Secretariat: Chief AI Officer / AI Risk Officer.</w:t>
      </w:r>
    </w:p>
    <w:p>
      <w:pPr>
        <w:pStyle w:val="ListParagraph"/>
        <w:numPr>
          <w:ilvl w:val="0"/>
          <w:numId w:val="2"/>
        </w:numPr>
        <w:spacing w:after="40" w:before="40"/>
      </w:pPr>
      <w:r>
        <w:t xml:space="preserve">Voting members: General Counsel, CIO/CTO, CISO, CPO, CRO, CHRO, CCO, business unit heads.</w:t>
      </w:r>
    </w:p>
    <w:p>
      <w:pPr>
        <w:pStyle w:val="ListParagraph"/>
        <w:numPr>
          <w:ilvl w:val="0"/>
          <w:numId w:val="2"/>
        </w:numPr>
        <w:spacing w:after="40" w:before="40"/>
      </w:pPr>
      <w:r>
        <w:t xml:space="preserve">Non-voting advisors: Internal Audit, external counsel as required.</w:t>
      </w:r>
    </w:p>
    <w:p>
      <w:pPr>
        <w:pStyle w:val="Heading2"/>
      </w:pPr>
      <w:r>
        <w:t xml:space="preserve">B.4 Meetings and Quorum</w:t>
      </w:r>
    </w:p>
    <w:p>
      <w:pPr>
        <w:pStyle w:val="ListParagraph"/>
        <w:numPr>
          <w:ilvl w:val="0"/>
          <w:numId w:val="2"/>
        </w:numPr>
        <w:spacing w:after="40" w:before="40"/>
      </w:pPr>
      <w:r>
        <w:t xml:space="preserve">Cadence: monthly; ad hoc for Sev 1 incidents.</w:t>
      </w:r>
    </w:p>
    <w:p>
      <w:pPr>
        <w:pStyle w:val="ListParagraph"/>
        <w:numPr>
          <w:ilvl w:val="0"/>
          <w:numId w:val="2"/>
        </w:numPr>
        <w:spacing w:after="40" w:before="40"/>
      </w:pPr>
      <w:r>
        <w:t xml:space="preserve">Quorum: majority of voting members, including at least one of GC, CRO, CISO, CPO.</w:t>
      </w:r>
    </w:p>
    <w:p>
      <w:pPr>
        <w:pStyle w:val="ListParagraph"/>
        <w:numPr>
          <w:ilvl w:val="0"/>
          <w:numId w:val="2"/>
        </w:numPr>
        <w:spacing w:after="40" w:before="40"/>
      </w:pPr>
      <w:r>
        <w:t xml:space="preserve">Minutes: recorded by the Secretariat; distributed within 5 business days.</w:t>
      </w:r>
    </w:p>
    <w:p>
      <w:pPr>
        <w:pStyle w:val="Heading2"/>
      </w:pPr>
      <w:r>
        <w:t xml:space="preserve">B.5 Reporting</w:t>
      </w:r>
    </w:p>
    <w:p>
      <w:pPr>
        <w:pStyle w:val="ListParagraph"/>
        <w:numPr>
          <w:ilvl w:val="0"/>
          <w:numId w:val="2"/>
        </w:numPr>
        <w:spacing w:after="40" w:before="40"/>
      </w:pPr>
      <w:r>
        <w:t xml:space="preserve">Monthly summary to the ELT.</w:t>
      </w:r>
    </w:p>
    <w:p>
      <w:pPr>
        <w:pStyle w:val="ListParagraph"/>
        <w:numPr>
          <w:ilvl w:val="0"/>
          <w:numId w:val="2"/>
        </w:numPr>
        <w:spacing w:after="40" w:before="40"/>
      </w:pPr>
      <w:r>
        <w:t xml:space="preserve">Quarterly report to the Board Risk (or Audit) Committee.</w:t>
      </w:r>
    </w:p>
    <w:p>
      <w:pPr>
        <w:pStyle w:val="ListParagraph"/>
        <w:numPr>
          <w:ilvl w:val="0"/>
          <w:numId w:val="2"/>
        </w:numPr>
        <w:spacing w:after="40" w:before="40"/>
      </w:pPr>
      <w:r>
        <w:t xml:space="preserve">Annual report of program performance, maturity, and forward plan.</w:t>
      </w:r>
    </w:p>
    <w:p>
      <w:pPr>
        <w:pStyle w:val="Heading2"/>
      </w:pPr>
      <w:r>
        <w:t xml:space="preserve">B.6 Review</w:t>
      </w:r>
    </w:p>
    <w:p>
      <w:pPr>
        <w:spacing w:after="60" w:before="60"/>
      </w:pPr>
      <w:r>
        <w:t xml:space="preserve">The Charter is reviewed annually and amended by majority vote of voting members, with Board notification.</w:t>
      </w:r>
    </w:p>
    <w:p>
      <w:r>
        <w:t xml:space="preserve"/>
      </w:r>
    </w:p>
    <w:p>
      <w:pPr>
        <w:spacing w:after="60" w:before="60"/>
      </w:pPr>
      <w: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CEO / Executive Sponsor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Chair / Designate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General Counsel</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C — AI Use Case Intake Form (Sample)</w:t>
      </w:r>
    </w:p>
    <w:p>
      <w:pPr>
        <w:spacing w:after="60" w:before="60"/>
      </w:pPr>
      <w:r>
        <w:t xml:space="preserve">Completed by a Requestor; reviewed by the AIRWG.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case name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Requestor (name, role, BU)</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Proposed Model Owner (name, role)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Problem statement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Who/what is affected (users, customers, employees, third parties)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Geographies and data subject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Decisions or outputs the system will produce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Inputs and data sources (including personal / sensitive)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Build vs. buy; if buy, vendor and reference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Underlying models (foundation / proprietary / open source)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 oversight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Expected business value (quantitative where possible)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Alternatives considered (including non-AI)</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Success criteria and KPIs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production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Proposed risk tier (self-assessment)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legal/regulatory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Requestor attestations (acceptable use, no prohibited use, data rights)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spacing w:after="60" w:before="60"/>
      </w:pPr>
      <w:r>
        <w:t xml:space="preserve">AIRWG triage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Triage reviewer(s)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Assigned risk tier (provisional)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Required next artifact (e.g., design review, AIA)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Assigned AIRWG track/owner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Decision (proceed / hold / deny) and rationale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Target G2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D — AI Impact Assessment (AIA) Template</w:t>
      </w:r>
    </w:p>
    <w:p>
      <w:pPr>
        <w:spacing w:after="60" w:before="60"/>
      </w:pPr>
      <w:r>
        <w:t xml:space="preserve">The AIA is the core deliverable for Medium- and High-tier use cases. It is a living document — updated at each lifecycle gate.</w:t>
      </w:r>
    </w:p>
    <w:p>
      <w:pPr>
        <w:pStyle w:val="Heading2"/>
      </w:pPr>
      <w:r>
        <w:t xml:space="preserve">D.1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 name / ID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unit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 / lifecycle stage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Description and intended use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Users and affected populations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Geographies and data subject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Frameworks and regimes applicable (reference Appendix 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D.2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sources and rights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Sensitive data categories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lineage and quality measures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Evaluation data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Retention and purge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Cross-border transfer basis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D.3 Model and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Model(s) and providers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Architecture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Integrations and dependencies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Secrets and access 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Guardrails and policy filters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Deployment and rollback strategy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D.4 Risk Assessment (per category)</w:t>
      </w:r>
    </w:p>
    <w:p>
      <w:pPr>
        <w:spacing w:after="60" w:before="60"/>
      </w:pPr>
      <w:r>
        <w:t xml:space="preserve">For each risk category in §10.1, complete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60"/>
        <w:gridCol w:w="1560"/>
        <w:gridCol w:w="252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Category</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Inherent Impact (1–5)</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Inherent Likelihood (1–5)</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Controls</w:t>
            </w:r>
          </w:p>
        </w:tc>
        <w:tc>
          <w:tcPr>
            <w:tcW w:type="dxa" w:w="25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Residual Risk</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 Fairness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 Regulatory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Ethical / Reputational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Operational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D.5 Human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Oversight model (in/on/out-of-the-loop)</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Reviewer role(s) and qualifications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Review workflow, SLAs, and escalation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Override mechanism and audit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for reviewers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D.6 Transparency and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 notice / disclosure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Content labeling / watermarking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Complaint and appeal channel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Automated decision rights handling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D.7 Testing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and performance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Fairness and subgroup results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Robustness and adversarial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 / red team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D.8 Monitoring and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metrics and dashboards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Drift detection and thresholds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Complaint triage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Periodic review cadence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Internal/external audit plan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D.9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Privacy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AIRWG (Medium) or AIGC (High)</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Date and next review</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E — Risk Register Template</w:t>
      </w:r>
    </w:p>
    <w:p>
      <w:pPr>
        <w:spacing w:after="60" w:before="60"/>
      </w:pPr>
      <w:r>
        <w:t xml:space="preserve">Maintained as a tabular register in the GRC tool. Illustrative columns and example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0"/>
        <w:gridCol w:w="1500"/>
        <w:gridCol w:w="1500"/>
        <w:gridCol w:w="840"/>
        <w:gridCol w:w="840"/>
        <w:gridCol w:w="1140"/>
        <w:gridCol w:w="840"/>
        <w:gridCol w:w="1560"/>
      </w:tblGrid>
      <w:tr>
        <w:trPr>
          <w:tblHeader/>
        </w:trPr>
        <w:tc>
          <w:tcPr>
            <w:tcW w:type="dxa" w:w="11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Risk ID</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System</w:t>
            </w:r>
          </w:p>
        </w:tc>
        <w:tc>
          <w:tcPr>
            <w:tcW w:type="dxa" w:w="15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Risk Description</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Cat</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Inh.</w:t>
            </w:r>
          </w:p>
        </w:tc>
        <w:tc>
          <w:tcPr>
            <w:tcW w:type="dxa" w:w="11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Controls</w:t>
            </w:r>
          </w:p>
        </w:tc>
        <w:tc>
          <w:tcPr>
            <w:tcW w:type="dxa" w:w="84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Owner / Next Review</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Hiring screener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Disparate impact by gender on screening threshold</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16</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monitoring; human review</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6</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HRBP / [Q2]</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Customer chatbot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Prompt injection leaking PII</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12</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Input/output filters; PII redaction; red team</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4</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SecEng / [Q1]</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AI-RISK-0003</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Credit assist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Adverse action reason codes incomplete</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15</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Reason-code generator; Legal review</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5</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Head of Credit / [Q2]</w:t>
            </w:r>
          </w:p>
        </w:tc>
      </w:tr>
      <w:tr>
        <w:trPr>
          <w:tblHeader w:val="false"/>
        </w:trPr>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AI-RISK-0004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Clinical summarizer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Hallucination in discharge summary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20</w:t>
            </w:r>
          </w:p>
        </w:tc>
        <w:tc>
          <w:tcPr>
            <w:tcW w:type="dxa" w:w="11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Physician review in loop; eval harness</w:t>
            </w:r>
          </w:p>
        </w:tc>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CMIO / [Q1]</w:t>
            </w:r>
          </w:p>
        </w:tc>
      </w:tr>
    </w:tbl>
    <w:p>
      <w:pPr>
        <w:pStyle w:val="Heading1"/>
        <w:pageBreakBefore/>
      </w:pPr>
      <w:r>
        <w:t xml:space="preserve">Appendix F — Model Card Template</w:t>
      </w:r>
    </w:p>
    <w:p>
      <w:pPr>
        <w:spacing w:after="60" w:before="60"/>
      </w:pPr>
      <w:r>
        <w:t xml:space="preserve">Every production AI system has a Model Card. Update at every G3+ gate.</w:t>
      </w:r>
    </w:p>
    <w:p>
      <w:pPr>
        <w:pStyle w:val="Heading2"/>
      </w:pPr>
      <w:r>
        <w:t xml:space="preserve">F.1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 system name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Lifecycle stage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F.2 Intended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Primary intended uses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Out-of-scope / prohibited uses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Primary users and affected populations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 fine-tuning data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Evaluation data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limitations of the data</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rights and provenance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F.4 Architecture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Approach (ML technique / foundation model)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Version / size / training cost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Dependencies and external services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F.5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Overall metrics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Subgroup metrics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Robustness / adversarial</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 / refusal behaviors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 method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F.6 Ethical Considerations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bias / fairness concerns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safety concerns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privacy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Known IP considerations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F.7 Deployment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Environments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Live metrics and thresholds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Fallback / rollback</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history (references)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F.8 Approvals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Approved by /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Next review</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Links (AIA, risk entries, tests)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G — Vendor AI Due Diligence Questionnaire (Sample)</w:t>
      </w:r>
    </w:p>
    <w:p>
      <w:pPr>
        <w:spacing w:after="60" w:before="60"/>
      </w:pPr>
      <w:r>
        <w:t xml:space="preserve">Issue to vendors providing AI features (primary or embedded). Score responses; material gaps feed contract negotiation or vendor rejection.</w:t>
      </w:r>
    </w:p>
    <w:p>
      <w:pPr>
        <w:pStyle w:val="Heading2"/>
      </w:pPr>
      <w:r>
        <w:t xml:space="preserve">G.1 Company and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Legal entity and jurisdiction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Product(s) and AI features in scope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role (provider / deployer / distributor under EU AI Act)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G.2 Models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Models used (own / third-party foundation / open source)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Foundation model providers and versions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data sources and rights (summary)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 of customer data for training, evaluation, tuning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residency and cross-border transfer basis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Sub-processors (list)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G.3 Testing and Assurance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 fairness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 team and adversarial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Safety testing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Accuracy / performance reporting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Third-party certifications (SOC 2, ISO 27001, ISO 42001, HITRUST, FedRAMP,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Independent audits (reports available?)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G.4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Secure SDLC; model supply chain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Secret management and isolation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Encryption at rest / in transit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Vulnerability management and bug bounty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response and notification windows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G.5 Privacy and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Lawful bases / controller-processor roles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Notices and transparency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subject rights fulfillment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Retention and deletion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DPIA support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G.6 Regulatory Conformity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EU AI Act obligations (if applicable) — technical documentation, conformity, post-market monitoring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State AI laws (CO, IL, NYC, WA,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Sector (HIPAA BAA, PCI, FedRAMP, etc.)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Export controls / sanctions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G.7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Service levels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Capacity and cost variance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Business continuity / disaster recovery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Exit, portability, return/destruction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G.8 Transparency and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Notice of material model changes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Watermarking / content labeling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User disclosure practices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G.9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Reference customers in our sector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Material incidents in past 24 months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H — AI Incident Report Form (Sample)</w:t>
      </w:r>
    </w:p>
    <w:p>
      <w:pPr>
        <w:spacing w:after="60" w:before="60"/>
      </w:pPr>
      <w:r>
        <w:t xml:space="preserve">File within 24 hours of detection; updated as the response progresses.</w:t>
      </w:r>
    </w:p>
    <w:p>
      <w:pPr>
        <w:pStyle w:val="Heading2"/>
      </w:pPr>
      <w:r>
        <w:t xml:space="preserve">H.1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ID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Detected by / date / time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System(s) involved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Severity (Sev 1 / 2 / 3)</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Summary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H.2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Affected populations and counts (estimated)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categories involved</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Financial and operational impact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Regulatory trigger analysis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H.3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Containment actions taken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Investigation lead and team</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Notifications (internal, customer, regulator, public)</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Remediation plan and owner</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2"/>
      </w:pPr>
      <w:r>
        <w:t xml:space="preserve">H.4 Root Cause and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Field</w:t>
            </w:r>
          </w:p>
        </w:tc>
        <w:tc>
          <w:tcPr>
            <w:tcW w:type="dxa" w:w="66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Response / Entry</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Root cause (technical, process, training)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Contributing factors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Policy / control changes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 training updates</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r>
        <w:trPr>
          <w:tblHeader w:val="false"/>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Post-incident review date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 </w:t>
            </w:r>
          </w:p>
        </w:tc>
      </w:tr>
    </w:tbl>
    <w:p>
      <w:pPr>
        <w:pStyle w:val="Heading1"/>
        <w:pageBreakBefore/>
      </w:pPr>
      <w:r>
        <w:t xml:space="preserve">Appendix I — RACI Matrix (Extended)</w:t>
      </w:r>
    </w:p>
    <w:p>
      <w:pPr>
        <w:spacing w:after="60" w:before="60"/>
      </w:pPr>
      <w: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000"/>
        <w:gridCol w:w="1000"/>
        <w:gridCol w:w="1000"/>
        <w:gridCol w:w="1000"/>
        <w:gridCol w:w="1000"/>
        <w:gridCol w:w="1000"/>
        <w:gridCol w:w="1200"/>
      </w:tblGrid>
      <w:tr>
        <w:trPr>
          <w:tblHeader/>
        </w:trPr>
        <w:tc>
          <w:tcPr>
            <w:tcW w:type="dxa" w:w="2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Activity</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AIGC</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AIRWG</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Model Owner</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Legal</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Privacy</w:t>
            </w:r>
          </w:p>
        </w:tc>
        <w:tc>
          <w:tcPr>
            <w:tcW w:type="dxa" w:w="1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Security</w:t>
            </w:r>
          </w:p>
        </w:tc>
        <w:tc>
          <w:tcPr>
            <w:tcW w:type="dxa" w:w="1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BU</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Master Policy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High-tier use case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Approve Medium-tier use case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Intake and triage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Data-for-AI approval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Security 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AIA completion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 maintenance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Monitoring operations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Incident (Sev 1)</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Vendor onboarding (AI)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Training delivery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Framework 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r>
      <w:tr>
        <w:trPr>
          <w:tblHeader w:val="false"/>
        </w:trP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Board reporting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w:t>
            </w:r>
          </w:p>
        </w:tc>
      </w:tr>
    </w:tbl>
    <w:p>
      <w:pPr>
        <w:pStyle w:val="Heading1"/>
        <w:pageBreakBefore/>
      </w:pPr>
      <w:r>
        <w:t xml:space="preserve">Appendix J — Training Curriculum Outline</w:t>
      </w:r>
    </w:p>
    <w:p>
      <w:pPr>
        <w:pStyle w:val="Heading2"/>
      </w:pPr>
      <w:r>
        <w:t xml:space="preserve">J.1 All Personnel — AI Awareness and Acceptable Use (approx. 30 minutes, annual)</w:t>
      </w:r>
    </w:p>
    <w:p>
      <w:pPr>
        <w:pStyle w:val="ListParagraph"/>
        <w:numPr>
          <w:ilvl w:val="0"/>
          <w:numId w:val="2"/>
        </w:numPr>
        <w:spacing w:after="40" w:before="40"/>
      </w:pPr>
      <w:r>
        <w:t xml:space="preserve">Why AI governance matters here.</w:t>
      </w:r>
    </w:p>
    <w:p>
      <w:pPr>
        <w:pStyle w:val="ListParagraph"/>
        <w:numPr>
          <w:ilvl w:val="0"/>
          <w:numId w:val="2"/>
        </w:numPr>
        <w:spacing w:after="40" w:before="40"/>
      </w:pPr>
      <w:r>
        <w:t xml:space="preserve">The Seven Commitments.</w:t>
      </w:r>
    </w:p>
    <w:p>
      <w:pPr>
        <w:pStyle w:val="ListParagraph"/>
        <w:numPr>
          <w:ilvl w:val="0"/>
          <w:numId w:val="2"/>
        </w:numPr>
        <w:spacing w:after="40" w:before="40"/>
      </w:pPr>
      <w:r>
        <w:t xml:space="preserve">Approved tools; prohibited inputs; personal accounts.</w:t>
      </w:r>
    </w:p>
    <w:p>
      <w:pPr>
        <w:pStyle w:val="ListParagraph"/>
        <w:numPr>
          <w:ilvl w:val="0"/>
          <w:numId w:val="2"/>
        </w:numPr>
        <w:spacing w:after="40" w:before="40"/>
      </w:pPr>
      <w:r>
        <w:t xml:space="preserve">Reporting issues and asking questions.</w:t>
      </w:r>
    </w:p>
    <w:p>
      <w:pPr>
        <w:pStyle w:val="ListParagraph"/>
        <w:numPr>
          <w:ilvl w:val="0"/>
          <w:numId w:val="2"/>
        </w:numPr>
        <w:spacing w:after="40" w:before="40"/>
      </w:pPr>
      <w:r>
        <w:t xml:space="preserve">Short scenario quizzes.</w:t>
      </w:r>
    </w:p>
    <w:p>
      <w:pPr>
        <w:pStyle w:val="Heading2"/>
      </w:pPr>
      <w:r>
        <w:t xml:space="preserve">J.2 Managers and People-Leaders — AI in People Decisions (additional 45 minutes)</w:t>
      </w:r>
    </w:p>
    <w:p>
      <w:pPr>
        <w:pStyle w:val="ListParagraph"/>
        <w:numPr>
          <w:ilvl w:val="0"/>
          <w:numId w:val="2"/>
        </w:numPr>
        <w:spacing w:after="40" w:before="40"/>
      </w:pPr>
      <w:r>
        <w:t xml:space="preserve">AI in hiring, performance, and monitoring — what is and is not permitted.</w:t>
      </w:r>
    </w:p>
    <w:p>
      <w:pPr>
        <w:pStyle w:val="ListParagraph"/>
        <w:numPr>
          <w:ilvl w:val="0"/>
          <w:numId w:val="2"/>
        </w:numPr>
        <w:spacing w:after="40" w:before="40"/>
      </w:pPr>
      <w:r>
        <w:t xml:space="preserve">Disclosure, candidate notice, and accommodation.</w:t>
      </w:r>
    </w:p>
    <w:p>
      <w:pPr>
        <w:pStyle w:val="ListParagraph"/>
        <w:numPr>
          <w:ilvl w:val="0"/>
          <w:numId w:val="2"/>
        </w:numPr>
        <w:spacing w:after="40" w:before="40"/>
      </w:pPr>
      <w:r>
        <w:t xml:space="preserve">Recognizing disparate impact and complaint handling.</w:t>
      </w:r>
    </w:p>
    <w:p>
      <w:pPr>
        <w:pStyle w:val="Heading2"/>
      </w:pPr>
      <w:r>
        <w:t xml:space="preserve">J.3 Builders — Responsible AI Engineering (half-day annual + onboarding)</w:t>
      </w:r>
    </w:p>
    <w:p>
      <w:pPr>
        <w:pStyle w:val="ListParagraph"/>
        <w:numPr>
          <w:ilvl w:val="0"/>
          <w:numId w:val="2"/>
        </w:numPr>
        <w:spacing w:after="40" w:before="40"/>
      </w:pPr>
      <w:r>
        <w:t xml:space="preserve">Lifecycle gates and required artifacts.</w:t>
      </w:r>
    </w:p>
    <w:p>
      <w:pPr>
        <w:pStyle w:val="ListParagraph"/>
        <w:numPr>
          <w:ilvl w:val="0"/>
          <w:numId w:val="2"/>
        </w:numPr>
        <w:spacing w:after="40" w:before="40"/>
      </w:pPr>
      <w:r>
        <w:t xml:space="preserve">Data rights, datasheets, and lineage.</w:t>
      </w:r>
    </w:p>
    <w:p>
      <w:pPr>
        <w:pStyle w:val="ListParagraph"/>
        <w:numPr>
          <w:ilvl w:val="0"/>
          <w:numId w:val="2"/>
        </w:numPr>
        <w:spacing w:after="40" w:before="40"/>
      </w:pPr>
      <w:r>
        <w:t xml:space="preserve">Fairness, robustness, safety testing.</w:t>
      </w:r>
    </w:p>
    <w:p>
      <w:pPr>
        <w:pStyle w:val="ListParagraph"/>
        <w:numPr>
          <w:ilvl w:val="0"/>
          <w:numId w:val="2"/>
        </w:numPr>
        <w:spacing w:after="40" w:before="40"/>
      </w:pPr>
      <w:r>
        <w:t xml:space="preserve">Security-for-AI (prompt injection, model supply chain, secrets).</w:t>
      </w:r>
    </w:p>
    <w:p>
      <w:pPr>
        <w:pStyle w:val="ListParagraph"/>
        <w:numPr>
          <w:ilvl w:val="0"/>
          <w:numId w:val="2"/>
        </w:numPr>
        <w:spacing w:after="40" w:before="40"/>
      </w:pPr>
      <w:r>
        <w:t xml:space="preserve">Monitoring and drift.</w:t>
      </w:r>
    </w:p>
    <w:p>
      <w:pPr>
        <w:pStyle w:val="ListParagraph"/>
        <w:numPr>
          <w:ilvl w:val="0"/>
          <w:numId w:val="2"/>
        </w:numPr>
        <w:spacing w:after="40" w:before="40"/>
      </w:pPr>
      <w:r>
        <w:t xml:space="preserve">Documentation craft (AIA, model card).</w:t>
      </w:r>
    </w:p>
    <w:p>
      <w:pPr>
        <w:pStyle w:val="Heading2"/>
      </w:pPr>
      <w:r>
        <w:t xml:space="preserve">J.4 Model Owners / Approvers (half-day annual)</w:t>
      </w:r>
    </w:p>
    <w:p>
      <w:pPr>
        <w:pStyle w:val="ListParagraph"/>
        <w:numPr>
          <w:ilvl w:val="0"/>
          <w:numId w:val="2"/>
        </w:numPr>
        <w:spacing w:after="40" w:before="40"/>
      </w:pPr>
      <w:r>
        <w:t xml:space="preserve">Accountability and decision rights.</w:t>
      </w:r>
    </w:p>
    <w:p>
      <w:pPr>
        <w:pStyle w:val="ListParagraph"/>
        <w:numPr>
          <w:ilvl w:val="0"/>
          <w:numId w:val="2"/>
        </w:numPr>
        <w:spacing w:after="40" w:before="40"/>
      </w:pPr>
      <w:r>
        <w:t xml:space="preserve">AIA facilitation and quality.</w:t>
      </w:r>
    </w:p>
    <w:p>
      <w:pPr>
        <w:pStyle w:val="ListParagraph"/>
        <w:numPr>
          <w:ilvl w:val="0"/>
          <w:numId w:val="2"/>
        </w:numPr>
        <w:spacing w:after="40" w:before="40"/>
      </w:pPr>
      <w:r>
        <w:t xml:space="preserve">Risk acceptance and escalation.</w:t>
      </w:r>
    </w:p>
    <w:p>
      <w:pPr>
        <w:pStyle w:val="ListParagraph"/>
        <w:numPr>
          <w:ilvl w:val="0"/>
          <w:numId w:val="2"/>
        </w:numPr>
        <w:spacing w:after="40" w:before="40"/>
      </w:pPr>
      <w:r>
        <w:t xml:space="preserve">Incident response for owners.</w:t>
      </w:r>
    </w:p>
    <w:p>
      <w:pPr>
        <w:pStyle w:val="Heading2"/>
      </w:pPr>
      <w:r>
        <w:t xml:space="preserve">J.5 Legal / Privacy / Security / Risk / Compliance (full day annual)</w:t>
      </w:r>
    </w:p>
    <w:p>
      <w:pPr>
        <w:pStyle w:val="ListParagraph"/>
        <w:numPr>
          <w:ilvl w:val="0"/>
          <w:numId w:val="2"/>
        </w:numPr>
        <w:spacing w:after="40" w:before="40"/>
      </w:pPr>
      <w:r>
        <w:t xml:space="preserve">Current state of AI regulation (EU, U.S., sectoral).</w:t>
      </w:r>
    </w:p>
    <w:p>
      <w:pPr>
        <w:pStyle w:val="ListParagraph"/>
        <w:numPr>
          <w:ilvl w:val="0"/>
          <w:numId w:val="2"/>
        </w:numPr>
        <w:spacing w:after="40" w:before="40"/>
      </w:pPr>
      <w:r>
        <w:t xml:space="preserve">NIST AI RMF and ISO/IEC 42001 deep dive.</w:t>
      </w:r>
    </w:p>
    <w:p>
      <w:pPr>
        <w:pStyle w:val="ListParagraph"/>
        <w:numPr>
          <w:ilvl w:val="0"/>
          <w:numId w:val="2"/>
        </w:numPr>
        <w:spacing w:after="40" w:before="40"/>
      </w:pPr>
      <w:r>
        <w:t xml:space="preserve">Control mapping and evidence.</w:t>
      </w:r>
    </w:p>
    <w:p>
      <w:pPr>
        <w:pStyle w:val="ListParagraph"/>
        <w:numPr>
          <w:ilvl w:val="0"/>
          <w:numId w:val="2"/>
        </w:numPr>
        <w:spacing w:after="40" w:before="40"/>
      </w:pPr>
      <w:r>
        <w:t xml:space="preserve">Tabletop: High-tier approval and Sev 1 incident.</w:t>
      </w:r>
    </w:p>
    <w:p>
      <w:pPr>
        <w:pStyle w:val="Heading2"/>
      </w:pPr>
      <w:r>
        <w:t xml:space="preserve">J.6 Procurement — Vendor AI Due Diligence (2 hours)</w:t>
      </w:r>
    </w:p>
    <w:p>
      <w:pPr>
        <w:pStyle w:val="ListParagraph"/>
        <w:numPr>
          <w:ilvl w:val="0"/>
          <w:numId w:val="2"/>
        </w:numPr>
        <w:spacing w:after="40" w:before="40"/>
      </w:pPr>
      <w:r>
        <w:t xml:space="preserve">Reading the vendor AI DDQ.</w:t>
      </w:r>
    </w:p>
    <w:p>
      <w:pPr>
        <w:pStyle w:val="ListParagraph"/>
        <w:numPr>
          <w:ilvl w:val="0"/>
          <w:numId w:val="2"/>
        </w:numPr>
        <w:spacing w:after="40" w:before="40"/>
      </w:pPr>
      <w:r>
        <w:t xml:space="preserve">Contract clauses and red-flag terms.</w:t>
      </w:r>
    </w:p>
    <w:p>
      <w:pPr>
        <w:pStyle w:val="ListParagraph"/>
        <w:numPr>
          <w:ilvl w:val="0"/>
          <w:numId w:val="2"/>
        </w:numPr>
        <w:spacing w:after="40" w:before="40"/>
      </w:pPr>
      <w:r>
        <w:t xml:space="preserve">Foundation model provider concentration.</w:t>
      </w:r>
    </w:p>
    <w:p>
      <w:pPr>
        <w:pStyle w:val="Heading2"/>
      </w:pPr>
      <w:r>
        <w:t xml:space="preserve">J.7 Customer-Facing Roles — Disclosure and Escalation (1 hour)</w:t>
      </w:r>
    </w:p>
    <w:p>
      <w:pPr>
        <w:pStyle w:val="ListParagraph"/>
        <w:numPr>
          <w:ilvl w:val="0"/>
          <w:numId w:val="2"/>
        </w:numPr>
        <w:spacing w:after="40" w:before="40"/>
      </w:pPr>
      <w:r>
        <w:t xml:space="preserve">What to say when customers ask about AI.</w:t>
      </w:r>
    </w:p>
    <w:p>
      <w:pPr>
        <w:pStyle w:val="ListParagraph"/>
        <w:numPr>
          <w:ilvl w:val="0"/>
          <w:numId w:val="2"/>
        </w:numPr>
        <w:spacing w:after="40" w:before="40"/>
      </w:pPr>
      <w:r>
        <w:t xml:space="preserve">Complaint capture and routing.</w:t>
      </w:r>
    </w:p>
    <w:p>
      <w:pPr>
        <w:pStyle w:val="ListParagraph"/>
        <w:numPr>
          <w:ilvl w:val="0"/>
          <w:numId w:val="2"/>
        </w:numPr>
        <w:spacing w:after="40" w:before="40"/>
      </w:pPr>
      <w:r>
        <w:t xml:space="preserve">Limitations of AI — setting expectations.</w:t>
      </w:r>
    </w:p>
    <w:p>
      <w:pPr>
        <w:pStyle w:val="Heading1"/>
        <w:pageBreakBefore/>
      </w:pPr>
      <w:r>
        <w:t xml:space="preserve">Appendix K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Term</w:t>
            </w:r>
          </w:p>
        </w:tc>
        <w:tc>
          <w:tcPr>
            <w:tcW w:type="dxa" w:w="6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40" w:before="40"/>
            </w:pPr>
            <w:r>
              <w:rPr>
                <w:b/>
                <w:bCs/>
                <w:color w:val="FFFFFF"/>
                <w:sz w:val="20"/>
                <w:szCs w:val="20"/>
              </w:rPr>
              <w:t xml:space="preserve">Definition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 Responsible (RACI)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Accountable = the one answerable for the outcome (one person). Responsible = the one(s) doing the work.</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Adversarial Testing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Structured attempts to cause an AI system to fail, leak, or misbehave under intentional inputs (often called red teaming).</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Act (EU)</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Regulation (EU) 2024/1689 imposing risk-based obligations on AI systems and general-purpose AI models placed on or used in the EU market.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Impact Assessment (AIA)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Structured evaluation of an AI use case's potential harms and benefits across defined dimensions.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System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An engineered system using techniques including ML, deep learning, NLP, CV, RL, generative models, expert systems, and autonomous agents to produce predictions, classifications, content, recommendations, decisions, or actions.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Bias Audit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Assessment for disparate impact on protected classes or other populations of concern.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DPIA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Data Protection Impact Assessment under privacy law (e.g., GDPR Art. 35).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Drift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Change in input distribution (data drift) or relationships (concept drift) over time, often degrading performance.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Explainability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The extent to which an AI system's decisions can be understood and described in human-meaningful terms.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Foundation Model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 large, pre-trained model that can be adapted to many tasks (e.g., a general-purpose LLM).</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Generative 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AI that produces new content (text, image, code, audio, video) from learned patterns.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Guardrails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Technical and process constraints that keep AI within policy bounds (filters, scope limits, human checks).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Hallucination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Confident, incorrect output produced by a generative model.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Human-in-the-loop / on-the-loop / out-of-the-loop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Degree of human involvement in a decision loop: makes the decision / monitors and can intervene / only retrospective.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Card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Standardized document describing a model's intended use, limitations, data, testing, and monitoring (Appendix F).</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Model 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Named individual accountable for a specific AI system in production.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NIST AI RMF</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U.S. National Institute of Standards and Technology AI Risk Management Framework 1.0, with companion Generative AI Profile.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Post-Market Monitoring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Ongoing monitoring of a deployed AI system for performance, safety, and compliance.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Red Team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Adversarial testing team simulating attackers or misuse scenarios.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RAG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Retrieval-augmented generation — pattern where generative models retrieve context from external sources.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Risk Tier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Classification of an AI use case (Prohibited / High / Medium / Low) driving the depth of assessment and oversight.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Shadow AI</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Unsanctioned use of AI with organizational data outside approved channels.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ISO/IEC 42001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color w:val="000000"/>
                <w:sz w:val="20"/>
                <w:szCs w:val="20"/>
              </w:rPr>
              <w:t xml:space="preserve">International management-system standard for AI (analogous to ISO/IEC 27001 for security).</w:t>
            </w:r>
          </w:p>
        </w:tc>
      </w:tr>
    </w:tbl>
    <w:p>
      <w:r>
        <w:br w:type="page"/>
      </w:r>
    </w:p>
    <w:p>
      <w:pPr>
        <w:spacing w:after="240" w:before="4800"/>
        <w:jc w:val="center"/>
      </w:pPr>
      <w:r>
        <w:rPr>
          <w:i/>
          <w:iCs/>
          <w:color w:val="595959"/>
          <w:sz w:val="24"/>
          <w:szCs w:val="24"/>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8"/>
        <w:szCs w:val="18"/>
      </w:rPr>
      <w:t xml:space="preserve">Internal — Controlled Distribution</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808080"/>
        <w:sz w:val="18"/>
        <w:szCs w:val="18"/>
      </w:rPr>
      <w:t xml:space="preserve">AI Governance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Program — Comprehensive Framework</dc:title>
  <dc:creator>AI Governance Program</dc:creator>
  <dc:description>A soup-to-nuts AI governance program document</dc:description>
  <cp:lastModifiedBy>Un-named</cp:lastModifiedBy>
  <cp:revision>1</cp:revision>
  <dcterms:created xsi:type="dcterms:W3CDTF">2026-04-17T19:47:25.287Z</dcterms:created>
  <dcterms:modified xsi:type="dcterms:W3CDTF">2026-04-17T19:47:25.287Z</dcterms:modified>
</cp:coreProperties>
</file>

<file path=docProps/custom.xml><?xml version="1.0" encoding="utf-8"?>
<Properties xmlns="http://schemas.openxmlformats.org/officeDocument/2006/custom-properties" xmlns:vt="http://schemas.openxmlformats.org/officeDocument/2006/docPropsVTypes"/>
</file>